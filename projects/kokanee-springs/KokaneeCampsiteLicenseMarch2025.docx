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2356D" w14:textId="27B3E031" w:rsidR="00027D0E" w:rsidRPr="008600F9" w:rsidRDefault="00092A55" w:rsidP="008600F9">
      <w:pPr>
        <w:pStyle w:val="BodyText"/>
        <w:spacing w:before="0" w:after="240"/>
        <w:jc w:val="center"/>
        <w:rPr>
          <w:rFonts w:ascii="Aptos" w:hAnsi="Aptos"/>
          <w:b/>
          <w:bCs/>
          <w:sz w:val="32"/>
          <w:szCs w:val="32"/>
        </w:rPr>
      </w:pPr>
      <w:r w:rsidRPr="00092A55">
        <w:rPr>
          <w:rFonts w:ascii="Aptos" w:hAnsi="Aptos"/>
          <w:b/>
          <w:bCs/>
          <w:sz w:val="32"/>
          <w:szCs w:val="32"/>
        </w:rPr>
        <w:t>CAMPSITE LICENSE</w:t>
      </w:r>
    </w:p>
    <w:p w14:paraId="02EFCD99" w14:textId="57851618" w:rsidR="00027D0E" w:rsidRPr="007E7D46" w:rsidRDefault="00027D0E" w:rsidP="008968E7">
      <w:pPr>
        <w:pStyle w:val="BodyText"/>
        <w:jc w:val="center"/>
        <w:rPr>
          <w:rFonts w:ascii="Aptos" w:hAnsi="Aptos"/>
          <w:sz w:val="24"/>
          <w:szCs w:val="24"/>
        </w:rPr>
      </w:pPr>
      <w:r w:rsidRPr="007E7D46">
        <w:rPr>
          <w:rFonts w:ascii="Aptos" w:hAnsi="Aptos"/>
          <w:sz w:val="24"/>
          <w:szCs w:val="24"/>
        </w:rPr>
        <w:t>BETWEE</w:t>
      </w:r>
      <w:r w:rsidR="008600F9">
        <w:rPr>
          <w:rFonts w:ascii="Aptos" w:hAnsi="Aptos"/>
          <w:sz w:val="24"/>
          <w:szCs w:val="24"/>
        </w:rPr>
        <w:t>N</w:t>
      </w:r>
      <w:r w:rsidRPr="007E7D46">
        <w:rPr>
          <w:rFonts w:ascii="Aptos" w:hAnsi="Aptos"/>
          <w:sz w:val="24"/>
          <w:szCs w:val="24"/>
        </w:rPr>
        <w:t>:</w:t>
      </w:r>
    </w:p>
    <w:p w14:paraId="07C14408" w14:textId="77777777" w:rsidR="00DA11F7" w:rsidRPr="007E7D46" w:rsidRDefault="00DA11F7" w:rsidP="00855C90">
      <w:pPr>
        <w:pStyle w:val="BodyText"/>
        <w:jc w:val="center"/>
        <w:rPr>
          <w:rFonts w:ascii="Aptos" w:hAnsi="Aptos"/>
          <w:sz w:val="24"/>
          <w:szCs w:val="24"/>
        </w:rPr>
      </w:pPr>
    </w:p>
    <w:p w14:paraId="50C92883" w14:textId="5D3EB244" w:rsidR="00027D0E" w:rsidRPr="007E7D46" w:rsidRDefault="00027D0E" w:rsidP="00855C90">
      <w:pPr>
        <w:pStyle w:val="BodyText"/>
        <w:jc w:val="center"/>
        <w:rPr>
          <w:rFonts w:ascii="Aptos" w:hAnsi="Aptos"/>
          <w:b/>
          <w:bCs/>
          <w:sz w:val="24"/>
          <w:szCs w:val="24"/>
        </w:rPr>
      </w:pPr>
      <w:r w:rsidRPr="007E7D46">
        <w:rPr>
          <w:rFonts w:ascii="Aptos" w:hAnsi="Aptos"/>
          <w:b/>
          <w:bCs/>
          <w:sz w:val="24"/>
          <w:szCs w:val="24"/>
        </w:rPr>
        <w:t>“RENTER”</w:t>
      </w:r>
    </w:p>
    <w:p w14:paraId="2E96E807" w14:textId="701BBAE8"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Full Name</w:t>
      </w:r>
    </w:p>
    <w:p w14:paraId="5324ED59" w14:textId="2192EBB1"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Address</w:t>
      </w:r>
    </w:p>
    <w:p w14:paraId="75DC0364" w14:textId="532BBD4E"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City, Province, Postal Code</w:t>
      </w:r>
    </w:p>
    <w:p w14:paraId="30BF0984" w14:textId="0C105043"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Telephone Number, Fax Number, Email Address</w:t>
      </w:r>
    </w:p>
    <w:p w14:paraId="7F6CC838" w14:textId="77777777" w:rsidR="00DA11F7" w:rsidRPr="007E7D46" w:rsidRDefault="00DA11F7" w:rsidP="00855C90">
      <w:pPr>
        <w:pStyle w:val="BodyText"/>
        <w:spacing w:before="0"/>
        <w:jc w:val="center"/>
        <w:rPr>
          <w:rFonts w:ascii="Aptos" w:hAnsi="Aptos"/>
          <w:sz w:val="24"/>
          <w:szCs w:val="24"/>
        </w:rPr>
      </w:pPr>
    </w:p>
    <w:p w14:paraId="07D42BA9" w14:textId="1C54A1A8" w:rsidR="00027D0E" w:rsidRPr="007E7D46" w:rsidRDefault="008600F9" w:rsidP="00855C90">
      <w:pPr>
        <w:pStyle w:val="BodyText"/>
        <w:jc w:val="center"/>
        <w:rPr>
          <w:rFonts w:ascii="Aptos" w:hAnsi="Aptos"/>
          <w:sz w:val="24"/>
          <w:szCs w:val="24"/>
        </w:rPr>
      </w:pPr>
      <w:r>
        <w:rPr>
          <w:rFonts w:ascii="Aptos" w:hAnsi="Aptos"/>
          <w:sz w:val="24"/>
          <w:szCs w:val="24"/>
        </w:rPr>
        <w:t>and</w:t>
      </w:r>
    </w:p>
    <w:p w14:paraId="350F0EBE" w14:textId="77777777" w:rsidR="00DA11F7" w:rsidRPr="007E7D46" w:rsidRDefault="00DA11F7" w:rsidP="00855C90">
      <w:pPr>
        <w:pStyle w:val="BodyText"/>
        <w:jc w:val="center"/>
        <w:rPr>
          <w:rFonts w:ascii="Aptos" w:hAnsi="Aptos"/>
          <w:sz w:val="24"/>
          <w:szCs w:val="24"/>
        </w:rPr>
      </w:pPr>
    </w:p>
    <w:p w14:paraId="2EE365C5" w14:textId="39A2B557" w:rsidR="00027D0E" w:rsidRPr="007E7D46" w:rsidRDefault="00027D0E" w:rsidP="00855C90">
      <w:pPr>
        <w:pStyle w:val="BodyText"/>
        <w:jc w:val="center"/>
        <w:rPr>
          <w:rFonts w:ascii="Aptos" w:hAnsi="Aptos"/>
          <w:sz w:val="24"/>
          <w:szCs w:val="24"/>
        </w:rPr>
      </w:pPr>
      <w:r w:rsidRPr="007E7D46">
        <w:rPr>
          <w:rFonts w:ascii="Aptos" w:hAnsi="Aptos"/>
          <w:sz w:val="24"/>
          <w:szCs w:val="24"/>
        </w:rPr>
        <w:t>SEBA HUB INC. (</w:t>
      </w:r>
      <w:r w:rsidRPr="007E7D46">
        <w:rPr>
          <w:rFonts w:ascii="Aptos" w:hAnsi="Aptos"/>
          <w:b/>
          <w:bCs/>
          <w:sz w:val="24"/>
          <w:szCs w:val="24"/>
        </w:rPr>
        <w:t>“OPERATOR”</w:t>
      </w:r>
      <w:r w:rsidRPr="007E7D46">
        <w:rPr>
          <w:rFonts w:ascii="Aptos" w:hAnsi="Aptos"/>
          <w:sz w:val="24"/>
          <w:szCs w:val="24"/>
        </w:rPr>
        <w:t>)</w:t>
      </w:r>
    </w:p>
    <w:p w14:paraId="35706868" w14:textId="6B6372B4"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o/a Kokanee Springs R.V. Park at Seba Beach, Alberta</w:t>
      </w:r>
    </w:p>
    <w:p w14:paraId="2E9075FD" w14:textId="037A2ACB" w:rsidR="00027D0E" w:rsidRPr="007E7D46" w:rsidRDefault="00027D0E" w:rsidP="00855C90">
      <w:pPr>
        <w:pStyle w:val="BodyText"/>
        <w:spacing w:before="0"/>
        <w:jc w:val="center"/>
        <w:rPr>
          <w:rFonts w:ascii="Aptos" w:hAnsi="Aptos"/>
          <w:sz w:val="24"/>
          <w:szCs w:val="24"/>
        </w:rPr>
      </w:pPr>
      <w:r w:rsidRPr="007E7D46">
        <w:rPr>
          <w:rFonts w:ascii="Aptos" w:hAnsi="Aptos"/>
          <w:sz w:val="24"/>
          <w:szCs w:val="24"/>
        </w:rPr>
        <w:t>Mailing Address: 53118 Hwy 31, Parkland County, AB T0E 2B0</w:t>
      </w:r>
    </w:p>
    <w:p w14:paraId="381E2F6E" w14:textId="77777777" w:rsidR="00027D0E" w:rsidRPr="007E7D46" w:rsidRDefault="00027D0E" w:rsidP="00027D0E">
      <w:pPr>
        <w:pStyle w:val="BodyText"/>
        <w:ind w:left="720"/>
        <w:jc w:val="left"/>
        <w:rPr>
          <w:rFonts w:ascii="Aptos" w:hAnsi="Aptos"/>
          <w:sz w:val="24"/>
          <w:szCs w:val="24"/>
        </w:rPr>
      </w:pPr>
    </w:p>
    <w:p w14:paraId="39476D1A" w14:textId="77777777" w:rsidR="00027D0E" w:rsidRPr="007E7D46" w:rsidRDefault="00027D0E" w:rsidP="00027D0E">
      <w:pPr>
        <w:pStyle w:val="BodyText"/>
        <w:ind w:left="720"/>
        <w:jc w:val="left"/>
        <w:rPr>
          <w:rFonts w:ascii="Aptos" w:hAnsi="Aptos"/>
          <w:sz w:val="24"/>
          <w:szCs w:val="24"/>
        </w:rPr>
      </w:pPr>
    </w:p>
    <w:p w14:paraId="72EF8761" w14:textId="77777777" w:rsidR="00027D0E" w:rsidRPr="007E7D46" w:rsidRDefault="00027D0E" w:rsidP="00027D0E">
      <w:pPr>
        <w:pStyle w:val="BodyText"/>
        <w:ind w:left="720"/>
        <w:jc w:val="left"/>
        <w:rPr>
          <w:rFonts w:ascii="Aptos" w:hAnsi="Aptos"/>
          <w:sz w:val="24"/>
          <w:szCs w:val="24"/>
        </w:rPr>
      </w:pPr>
    </w:p>
    <w:p w14:paraId="57E0086B" w14:textId="77777777" w:rsidR="00027D0E" w:rsidRPr="007E7D46" w:rsidRDefault="00027D0E" w:rsidP="00027D0E">
      <w:pPr>
        <w:pStyle w:val="BodyText"/>
        <w:ind w:left="720"/>
        <w:jc w:val="left"/>
        <w:rPr>
          <w:rFonts w:ascii="Aptos" w:hAnsi="Aptos"/>
          <w:sz w:val="24"/>
          <w:szCs w:val="24"/>
        </w:rPr>
      </w:pPr>
    </w:p>
    <w:p w14:paraId="1C060E06" w14:textId="77777777" w:rsidR="00027D0E" w:rsidRPr="007E7D46" w:rsidRDefault="00027D0E" w:rsidP="00027D0E">
      <w:pPr>
        <w:pStyle w:val="BodyText"/>
        <w:ind w:left="720"/>
        <w:jc w:val="left"/>
        <w:rPr>
          <w:rFonts w:ascii="Aptos" w:hAnsi="Aptos"/>
          <w:sz w:val="24"/>
          <w:szCs w:val="24"/>
        </w:rPr>
      </w:pPr>
    </w:p>
    <w:p w14:paraId="601CE39B" w14:textId="77777777" w:rsidR="00027D0E" w:rsidRPr="007E7D46" w:rsidRDefault="00027D0E" w:rsidP="00027D0E">
      <w:pPr>
        <w:pStyle w:val="BodyText"/>
        <w:ind w:left="720"/>
        <w:jc w:val="left"/>
        <w:rPr>
          <w:rFonts w:ascii="Aptos" w:hAnsi="Aptos"/>
          <w:sz w:val="24"/>
          <w:szCs w:val="24"/>
        </w:rPr>
      </w:pPr>
    </w:p>
    <w:p w14:paraId="245B0941" w14:textId="77777777" w:rsidR="00027D0E" w:rsidRPr="007E7D46" w:rsidRDefault="00027D0E" w:rsidP="00027D0E">
      <w:pPr>
        <w:pStyle w:val="BodyText"/>
        <w:ind w:left="720"/>
        <w:jc w:val="left"/>
        <w:rPr>
          <w:rFonts w:ascii="Aptos" w:hAnsi="Aptos"/>
          <w:sz w:val="24"/>
          <w:szCs w:val="24"/>
        </w:rPr>
      </w:pPr>
    </w:p>
    <w:p w14:paraId="449A02C9" w14:textId="77777777" w:rsidR="00027D0E" w:rsidRPr="007E7D46" w:rsidRDefault="00027D0E" w:rsidP="00027D0E">
      <w:pPr>
        <w:pStyle w:val="BodyText"/>
        <w:ind w:left="720"/>
        <w:jc w:val="left"/>
        <w:rPr>
          <w:rFonts w:ascii="Aptos" w:hAnsi="Aptos"/>
          <w:sz w:val="24"/>
          <w:szCs w:val="24"/>
        </w:rPr>
      </w:pPr>
    </w:p>
    <w:p w14:paraId="6BA2F533" w14:textId="77777777" w:rsidR="00027D0E" w:rsidRPr="007E7D46" w:rsidRDefault="00027D0E" w:rsidP="00027D0E">
      <w:pPr>
        <w:pStyle w:val="BodyText"/>
        <w:ind w:left="720"/>
        <w:jc w:val="left"/>
        <w:rPr>
          <w:rFonts w:ascii="Aptos" w:hAnsi="Aptos"/>
          <w:sz w:val="24"/>
          <w:szCs w:val="24"/>
        </w:rPr>
      </w:pPr>
    </w:p>
    <w:p w14:paraId="4D870FE3" w14:textId="3A84B98C" w:rsidR="005900B6" w:rsidRPr="007E7D46" w:rsidRDefault="00027D0E" w:rsidP="005900B6">
      <w:pPr>
        <w:pStyle w:val="BodyText"/>
        <w:jc w:val="left"/>
        <w:rPr>
          <w:rFonts w:ascii="Aptos" w:hAnsi="Aptos"/>
          <w:sz w:val="24"/>
          <w:szCs w:val="24"/>
        </w:rPr>
      </w:pPr>
      <w:r w:rsidRPr="007E7D46">
        <w:rPr>
          <w:rFonts w:ascii="Aptos" w:hAnsi="Aptos"/>
          <w:b/>
          <w:bCs/>
          <w:sz w:val="24"/>
          <w:szCs w:val="24"/>
        </w:rPr>
        <w:t>NOTICE:</w:t>
      </w:r>
      <w:r w:rsidRPr="007E7D46">
        <w:rPr>
          <w:rFonts w:ascii="Aptos" w:hAnsi="Aptos"/>
          <w:sz w:val="24"/>
          <w:szCs w:val="24"/>
        </w:rPr>
        <w:t xml:space="preserve"> It is recommended that the Renter obtain independent legal advice, but should the Renter choose to execute this </w:t>
      </w:r>
      <w:r w:rsidR="00723BF1">
        <w:rPr>
          <w:rFonts w:ascii="Aptos" w:hAnsi="Aptos"/>
          <w:sz w:val="24"/>
          <w:szCs w:val="24"/>
        </w:rPr>
        <w:t>License</w:t>
      </w:r>
      <w:r w:rsidRPr="007E7D46">
        <w:rPr>
          <w:rFonts w:ascii="Aptos" w:hAnsi="Aptos"/>
          <w:sz w:val="24"/>
          <w:szCs w:val="24"/>
        </w:rPr>
        <w:t>, the Renter expressly acknowledges having obtained such advice or hereby expressly waives obtaining it.</w:t>
      </w:r>
    </w:p>
    <w:p w14:paraId="03767CEE" w14:textId="73A37A45" w:rsidR="00027D0E" w:rsidRPr="007E7D46" w:rsidRDefault="00027D0E">
      <w:pPr>
        <w:spacing w:after="200" w:line="276" w:lineRule="auto"/>
        <w:rPr>
          <w:rFonts w:ascii="Aptos" w:hAnsi="Aptos"/>
          <w:b/>
          <w:bCs/>
          <w:szCs w:val="24"/>
        </w:rPr>
      </w:pPr>
      <w:r w:rsidRPr="007E7D46">
        <w:rPr>
          <w:rFonts w:ascii="Aptos" w:hAnsi="Aptos"/>
          <w:b/>
          <w:bCs/>
          <w:szCs w:val="24"/>
        </w:rPr>
        <w:br w:type="page"/>
      </w:r>
    </w:p>
    <w:p w14:paraId="53208812" w14:textId="1C630ED8" w:rsidR="000178D0" w:rsidRPr="007E7D46" w:rsidRDefault="000178D0" w:rsidP="000178D0">
      <w:pPr>
        <w:pStyle w:val="BodyText"/>
        <w:jc w:val="center"/>
        <w:rPr>
          <w:rFonts w:ascii="Aptos" w:hAnsi="Aptos"/>
          <w:b/>
          <w:bCs/>
          <w:sz w:val="24"/>
          <w:szCs w:val="24"/>
        </w:rPr>
      </w:pPr>
      <w:r w:rsidRPr="007E7D46">
        <w:rPr>
          <w:rFonts w:ascii="Aptos" w:hAnsi="Aptos"/>
          <w:b/>
          <w:bCs/>
          <w:sz w:val="24"/>
          <w:szCs w:val="24"/>
        </w:rPr>
        <w:lastRenderedPageBreak/>
        <w:t xml:space="preserve">CAMPSITE </w:t>
      </w:r>
      <w:r w:rsidR="00723BF1">
        <w:rPr>
          <w:rFonts w:ascii="Aptos" w:hAnsi="Aptos"/>
          <w:b/>
          <w:bCs/>
          <w:sz w:val="24"/>
          <w:szCs w:val="24"/>
        </w:rPr>
        <w:t>LICENSE</w:t>
      </w:r>
    </w:p>
    <w:p w14:paraId="6BBB6AD5" w14:textId="195C6ACB" w:rsidR="000178D0" w:rsidRPr="007E7D46" w:rsidRDefault="00505D44" w:rsidP="00723BF1">
      <w:pPr>
        <w:pStyle w:val="BodyText"/>
        <w:jc w:val="left"/>
        <w:rPr>
          <w:rFonts w:ascii="Aptos" w:hAnsi="Aptos"/>
          <w:sz w:val="24"/>
          <w:szCs w:val="24"/>
        </w:rPr>
      </w:pPr>
      <w:r w:rsidRPr="007E7D46">
        <w:rPr>
          <w:rFonts w:ascii="Aptos" w:hAnsi="Aptos"/>
          <w:sz w:val="24"/>
          <w:szCs w:val="24"/>
        </w:rPr>
        <w:t xml:space="preserve">This </w:t>
      </w:r>
      <w:r w:rsidR="00723BF1">
        <w:rPr>
          <w:rFonts w:ascii="Aptos" w:hAnsi="Aptos"/>
          <w:sz w:val="24"/>
          <w:szCs w:val="24"/>
        </w:rPr>
        <w:t>License</w:t>
      </w:r>
      <w:r w:rsidRPr="007E7D46">
        <w:rPr>
          <w:rFonts w:ascii="Aptos" w:hAnsi="Aptos"/>
          <w:sz w:val="24"/>
          <w:szCs w:val="24"/>
        </w:rPr>
        <w:t xml:space="preserve"> dated as of _______</w:t>
      </w:r>
      <w:r w:rsidR="00BE5280">
        <w:rPr>
          <w:rFonts w:ascii="Aptos" w:hAnsi="Aptos"/>
          <w:sz w:val="24"/>
          <w:szCs w:val="24"/>
        </w:rPr>
        <w:t>_____</w:t>
      </w:r>
      <w:r w:rsidRPr="007E7D46">
        <w:rPr>
          <w:rFonts w:ascii="Aptos" w:hAnsi="Aptos"/>
          <w:sz w:val="24"/>
          <w:szCs w:val="24"/>
        </w:rPr>
        <w:t>_____, 2025</w:t>
      </w:r>
      <w:r w:rsidR="00092A55">
        <w:rPr>
          <w:rFonts w:ascii="Aptos" w:hAnsi="Aptos"/>
          <w:sz w:val="24"/>
          <w:szCs w:val="24"/>
        </w:rPr>
        <w:t>.</w:t>
      </w:r>
    </w:p>
    <w:p w14:paraId="5ACF1368" w14:textId="0FFE3170" w:rsidR="00505D44" w:rsidRPr="007E7D46" w:rsidRDefault="00505D44" w:rsidP="003F4562">
      <w:pPr>
        <w:pStyle w:val="Heading1"/>
      </w:pPr>
      <w:bookmarkStart w:id="0" w:name="_Toc192235811"/>
      <w:r w:rsidRPr="007E7D46">
        <w:t>ARTICLE 1</w:t>
      </w:r>
      <w:r w:rsidR="003F4562" w:rsidRPr="007E7D46">
        <w:t xml:space="preserve"> </w:t>
      </w:r>
      <w:r w:rsidR="008600F9" w:rsidRPr="008600F9">
        <w:t>–</w:t>
      </w:r>
      <w:r w:rsidR="003F4562" w:rsidRPr="007E7D46">
        <w:t xml:space="preserve"> </w:t>
      </w:r>
      <w:r w:rsidRPr="007E7D46">
        <w:t>BASIC TERMS</w:t>
      </w:r>
      <w:bookmarkEnd w:id="0"/>
    </w:p>
    <w:p w14:paraId="604FBBAD" w14:textId="4830DA0E" w:rsidR="000178D0" w:rsidRPr="007E7D46" w:rsidRDefault="000178D0" w:rsidP="003F4562">
      <w:pPr>
        <w:pStyle w:val="Heading2"/>
      </w:pPr>
      <w:bookmarkStart w:id="1" w:name="_Toc192235812"/>
      <w:r w:rsidRPr="007E7D46">
        <w:t>1.1</w:t>
      </w:r>
      <w:r w:rsidR="00505D44" w:rsidRPr="007E7D46">
        <w:tab/>
        <w:t>Basic Terms</w:t>
      </w:r>
      <w:bookmarkEnd w:id="1"/>
    </w:p>
    <w:p w14:paraId="73DA84F4" w14:textId="5050972F" w:rsidR="00505D44" w:rsidRPr="004323F3" w:rsidRDefault="00505D44" w:rsidP="00505D44">
      <w:pPr>
        <w:pStyle w:val="BodyText"/>
        <w:rPr>
          <w:rFonts w:ascii="Aptos" w:hAnsi="Aptos"/>
          <w:szCs w:val="22"/>
        </w:rPr>
      </w:pPr>
      <w:r w:rsidRPr="004323F3">
        <w:rPr>
          <w:rFonts w:ascii="Aptos" w:hAnsi="Aptos"/>
          <w:szCs w:val="22"/>
        </w:rPr>
        <w:tab/>
        <w:t>(a)</w:t>
      </w:r>
      <w:r w:rsidRPr="004323F3">
        <w:rPr>
          <w:rFonts w:ascii="Aptos" w:hAnsi="Aptos"/>
          <w:szCs w:val="22"/>
        </w:rPr>
        <w:tab/>
        <w:t>(</w:t>
      </w:r>
      <w:proofErr w:type="spellStart"/>
      <w:r w:rsidRPr="004323F3">
        <w:rPr>
          <w:rFonts w:ascii="Aptos" w:hAnsi="Aptos"/>
          <w:szCs w:val="22"/>
        </w:rPr>
        <w:t>i</w:t>
      </w:r>
      <w:proofErr w:type="spellEnd"/>
      <w:r w:rsidRPr="004323F3">
        <w:rPr>
          <w:rFonts w:ascii="Aptos" w:hAnsi="Aptos"/>
          <w:szCs w:val="22"/>
        </w:rPr>
        <w:t xml:space="preserve">) </w:t>
      </w:r>
      <w:r w:rsidRPr="004323F3">
        <w:rPr>
          <w:rFonts w:ascii="Aptos" w:hAnsi="Aptos"/>
          <w:b/>
          <w:bCs/>
          <w:szCs w:val="22"/>
        </w:rPr>
        <w:t>Operator:</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00C36B57" w:rsidRPr="004323F3">
        <w:rPr>
          <w:rFonts w:ascii="Aptos" w:hAnsi="Aptos"/>
          <w:szCs w:val="22"/>
        </w:rPr>
        <w:t>Seba Hub Inc.</w:t>
      </w:r>
    </w:p>
    <w:p w14:paraId="653B0558" w14:textId="206D1E5E" w:rsidR="00505D44" w:rsidRPr="004323F3" w:rsidRDefault="00505D44" w:rsidP="00C36B57">
      <w:pPr>
        <w:pStyle w:val="BodyText"/>
        <w:ind w:left="5760" w:hanging="4320"/>
        <w:jc w:val="left"/>
        <w:rPr>
          <w:rFonts w:ascii="Aptos" w:hAnsi="Aptos"/>
          <w:szCs w:val="22"/>
        </w:rPr>
      </w:pPr>
      <w:r w:rsidRPr="004323F3">
        <w:rPr>
          <w:rFonts w:ascii="Aptos" w:hAnsi="Aptos"/>
          <w:szCs w:val="22"/>
        </w:rPr>
        <w:t xml:space="preserve">(ii) </w:t>
      </w:r>
      <w:r w:rsidRPr="004323F3">
        <w:rPr>
          <w:rFonts w:ascii="Aptos" w:hAnsi="Aptos"/>
          <w:b/>
          <w:bCs/>
          <w:szCs w:val="22"/>
        </w:rPr>
        <w:t>Address:</w:t>
      </w:r>
      <w:r w:rsidRPr="004323F3">
        <w:rPr>
          <w:rFonts w:ascii="Aptos" w:hAnsi="Aptos"/>
          <w:szCs w:val="22"/>
        </w:rPr>
        <w:tab/>
        <w:t>c/o Kokanee Springs R.V. Park</w:t>
      </w:r>
      <w:r w:rsidR="00C36B57">
        <w:rPr>
          <w:rFonts w:ascii="Aptos" w:hAnsi="Aptos"/>
          <w:szCs w:val="22"/>
        </w:rPr>
        <w:br/>
      </w:r>
      <w:r w:rsidRPr="004323F3">
        <w:rPr>
          <w:rFonts w:ascii="Aptos" w:hAnsi="Aptos"/>
          <w:szCs w:val="22"/>
        </w:rPr>
        <w:t>and Camping Resort</w:t>
      </w:r>
    </w:p>
    <w:p w14:paraId="4F656EC3" w14:textId="42A71C77" w:rsidR="00505D44" w:rsidRPr="004323F3" w:rsidRDefault="00505D44" w:rsidP="00C36B57">
      <w:pPr>
        <w:pStyle w:val="BodyText"/>
        <w:spacing w:before="0"/>
        <w:ind w:left="5760" w:hanging="4320"/>
        <w:jc w:val="left"/>
        <w:rPr>
          <w:rFonts w:ascii="Aptos" w:hAnsi="Aptos"/>
          <w:szCs w:val="22"/>
        </w:rPr>
      </w:pPr>
      <w:r w:rsidRPr="004323F3">
        <w:rPr>
          <w:rFonts w:ascii="Aptos" w:hAnsi="Aptos"/>
          <w:szCs w:val="22"/>
        </w:rPr>
        <w:tab/>
        <w:t>53118 Hwy 31, Parkland County, Alberta T0E 2B0</w:t>
      </w:r>
    </w:p>
    <w:p w14:paraId="597FB991" w14:textId="35F961D4" w:rsidR="00505D44" w:rsidRPr="004323F3" w:rsidRDefault="00505D44" w:rsidP="00505D44">
      <w:pPr>
        <w:pStyle w:val="BodyText"/>
        <w:rPr>
          <w:rFonts w:ascii="Aptos" w:hAnsi="Aptos"/>
          <w:szCs w:val="22"/>
        </w:rPr>
      </w:pPr>
      <w:r w:rsidRPr="004323F3">
        <w:rPr>
          <w:rFonts w:ascii="Aptos" w:hAnsi="Aptos"/>
          <w:szCs w:val="22"/>
        </w:rPr>
        <w:tab/>
        <w:t>(b</w:t>
      </w:r>
      <w:proofErr w:type="gramStart"/>
      <w:r w:rsidRPr="004323F3">
        <w:rPr>
          <w:rFonts w:ascii="Aptos" w:hAnsi="Aptos"/>
          <w:szCs w:val="22"/>
        </w:rPr>
        <w:t xml:space="preserve">) </w:t>
      </w:r>
      <w:r w:rsidRPr="004323F3">
        <w:rPr>
          <w:rFonts w:ascii="Aptos" w:hAnsi="Aptos"/>
          <w:szCs w:val="22"/>
        </w:rPr>
        <w:tab/>
        <w:t>(</w:t>
      </w:r>
      <w:proofErr w:type="spellStart"/>
      <w:proofErr w:type="gramEnd"/>
      <w:r w:rsidRPr="004323F3">
        <w:rPr>
          <w:rFonts w:ascii="Aptos" w:hAnsi="Aptos"/>
          <w:szCs w:val="22"/>
        </w:rPr>
        <w:t>i</w:t>
      </w:r>
      <w:proofErr w:type="spellEnd"/>
      <w:r w:rsidRPr="004323F3">
        <w:rPr>
          <w:rFonts w:ascii="Aptos" w:hAnsi="Aptos"/>
          <w:szCs w:val="22"/>
        </w:rPr>
        <w:t xml:space="preserve">) </w:t>
      </w:r>
      <w:r w:rsidRPr="004323F3">
        <w:rPr>
          <w:rFonts w:ascii="Aptos" w:hAnsi="Aptos"/>
          <w:b/>
          <w:bCs/>
          <w:szCs w:val="22"/>
        </w:rPr>
        <w:t>Renter:</w:t>
      </w:r>
      <w:r w:rsidRPr="004323F3">
        <w:rPr>
          <w:rFonts w:ascii="Aptos" w:hAnsi="Aptos"/>
          <w:szCs w:val="22"/>
        </w:rPr>
        <w:t xml:space="preserve"> </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________________________________</w:t>
      </w:r>
    </w:p>
    <w:p w14:paraId="5D8922A1" w14:textId="038DA685" w:rsidR="00B518E5" w:rsidRPr="004323F3" w:rsidRDefault="00B518E5" w:rsidP="00505D44">
      <w:pPr>
        <w:pStyle w:val="BodyText"/>
        <w:rPr>
          <w:rFonts w:ascii="Aptos" w:hAnsi="Aptos"/>
          <w:szCs w:val="22"/>
        </w:rPr>
      </w:pPr>
      <w:r w:rsidRPr="004323F3">
        <w:rPr>
          <w:rFonts w:ascii="Aptos" w:hAnsi="Aptos"/>
          <w:szCs w:val="22"/>
        </w:rPr>
        <w:tab/>
      </w:r>
      <w:r w:rsidRPr="004323F3">
        <w:rPr>
          <w:rFonts w:ascii="Aptos" w:hAnsi="Aptos"/>
          <w:szCs w:val="22"/>
        </w:rPr>
        <w:tab/>
        <w:t xml:space="preserve">(ii) </w:t>
      </w:r>
      <w:r w:rsidRPr="004323F3">
        <w:rPr>
          <w:rFonts w:ascii="Aptos" w:hAnsi="Aptos"/>
          <w:b/>
          <w:bCs/>
          <w:szCs w:val="22"/>
        </w:rPr>
        <w:t>Address:</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________________________________</w:t>
      </w:r>
    </w:p>
    <w:p w14:paraId="2B07B5C6" w14:textId="0E05BBAC" w:rsidR="00B518E5" w:rsidRPr="004323F3" w:rsidRDefault="00B518E5" w:rsidP="00505D44">
      <w:pPr>
        <w:pStyle w:val="BodyText"/>
        <w:rPr>
          <w:rFonts w:ascii="Aptos" w:hAnsi="Aptos"/>
          <w:b/>
          <w:bCs/>
          <w:szCs w:val="22"/>
        </w:rPr>
      </w:pPr>
      <w:r w:rsidRPr="004323F3">
        <w:rPr>
          <w:rFonts w:ascii="Aptos" w:hAnsi="Aptos"/>
          <w:szCs w:val="22"/>
        </w:rPr>
        <w:tab/>
      </w:r>
      <w:r w:rsidRPr="004323F3">
        <w:rPr>
          <w:rFonts w:ascii="Aptos" w:hAnsi="Aptos"/>
          <w:szCs w:val="22"/>
        </w:rPr>
        <w:tab/>
        <w:t xml:space="preserve">(iii) </w:t>
      </w:r>
      <w:r w:rsidRPr="004323F3">
        <w:rPr>
          <w:rFonts w:ascii="Aptos" w:hAnsi="Aptos"/>
          <w:b/>
          <w:bCs/>
          <w:szCs w:val="22"/>
        </w:rPr>
        <w:t>Email</w:t>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b/>
          <w:bCs/>
          <w:szCs w:val="22"/>
        </w:rPr>
        <w:tab/>
        <w:t>________________________________</w:t>
      </w:r>
    </w:p>
    <w:p w14:paraId="5FCDA7DD" w14:textId="7BC104E1" w:rsidR="00B518E5" w:rsidRPr="004323F3" w:rsidRDefault="00B518E5" w:rsidP="00505D44">
      <w:pPr>
        <w:pStyle w:val="BodyText"/>
        <w:rPr>
          <w:rFonts w:ascii="Aptos" w:hAnsi="Aptos"/>
          <w:szCs w:val="22"/>
        </w:rPr>
      </w:pPr>
      <w:r w:rsidRPr="004323F3">
        <w:rPr>
          <w:rFonts w:ascii="Aptos" w:hAnsi="Aptos"/>
          <w:b/>
          <w:bCs/>
          <w:szCs w:val="22"/>
        </w:rPr>
        <w:tab/>
      </w:r>
      <w:r w:rsidRPr="004323F3">
        <w:rPr>
          <w:rFonts w:ascii="Aptos" w:hAnsi="Aptos"/>
          <w:b/>
          <w:bCs/>
          <w:szCs w:val="22"/>
        </w:rPr>
        <w:tab/>
      </w:r>
      <w:r w:rsidRPr="004323F3">
        <w:rPr>
          <w:rFonts w:ascii="Aptos" w:hAnsi="Aptos"/>
          <w:szCs w:val="22"/>
        </w:rPr>
        <w:t xml:space="preserve">(iv) </w:t>
      </w:r>
      <w:r w:rsidRPr="004323F3">
        <w:rPr>
          <w:rFonts w:ascii="Aptos" w:hAnsi="Aptos"/>
          <w:b/>
          <w:bCs/>
          <w:szCs w:val="22"/>
        </w:rPr>
        <w:t>Telephone</w:t>
      </w:r>
      <w:proofErr w:type="gramStart"/>
      <w:r w:rsidRPr="004323F3">
        <w:rPr>
          <w:rFonts w:ascii="Aptos" w:hAnsi="Aptos"/>
          <w:b/>
          <w:bCs/>
          <w:szCs w:val="22"/>
        </w:rPr>
        <w:t>:</w:t>
      </w:r>
      <w:r w:rsidRPr="004323F3">
        <w:rPr>
          <w:rFonts w:ascii="Aptos" w:hAnsi="Aptos"/>
          <w:szCs w:val="22"/>
        </w:rPr>
        <w:t xml:space="preserve"> </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proofErr w:type="gramEnd"/>
      <w:r w:rsidRPr="004323F3">
        <w:rPr>
          <w:rFonts w:ascii="Aptos" w:hAnsi="Aptos"/>
          <w:szCs w:val="22"/>
        </w:rPr>
        <w:t>________________________________</w:t>
      </w:r>
    </w:p>
    <w:p w14:paraId="3373EF88" w14:textId="1507F139" w:rsidR="00B518E5" w:rsidRPr="004323F3" w:rsidRDefault="00B518E5" w:rsidP="00505D44">
      <w:pPr>
        <w:pStyle w:val="BodyText"/>
        <w:rPr>
          <w:rFonts w:ascii="Aptos" w:hAnsi="Aptos"/>
          <w:szCs w:val="22"/>
        </w:rPr>
      </w:pPr>
      <w:r w:rsidRPr="004323F3">
        <w:rPr>
          <w:rFonts w:ascii="Aptos" w:hAnsi="Aptos"/>
          <w:szCs w:val="22"/>
        </w:rPr>
        <w:tab/>
        <w:t>(c)</w:t>
      </w:r>
      <w:r w:rsidRPr="004323F3">
        <w:rPr>
          <w:rFonts w:ascii="Aptos" w:hAnsi="Aptos"/>
          <w:szCs w:val="22"/>
        </w:rPr>
        <w:tab/>
      </w:r>
      <w:r w:rsidRPr="004323F3">
        <w:rPr>
          <w:rFonts w:ascii="Aptos" w:hAnsi="Aptos"/>
          <w:b/>
          <w:bCs/>
          <w:szCs w:val="22"/>
        </w:rPr>
        <w:t>Campsite:</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_______________________________,</w:t>
      </w:r>
    </w:p>
    <w:p w14:paraId="6BF56278" w14:textId="3B671C57" w:rsidR="00B518E5" w:rsidRPr="004323F3" w:rsidRDefault="00B518E5" w:rsidP="00B518E5">
      <w:pPr>
        <w:pStyle w:val="BodyText"/>
        <w:spacing w:before="0"/>
        <w:ind w:left="5760"/>
        <w:rPr>
          <w:rFonts w:ascii="Aptos" w:hAnsi="Aptos"/>
          <w:szCs w:val="22"/>
        </w:rPr>
      </w:pPr>
      <w:r w:rsidRPr="004323F3">
        <w:rPr>
          <w:rFonts w:ascii="Aptos" w:hAnsi="Aptos"/>
          <w:szCs w:val="22"/>
        </w:rPr>
        <w:t xml:space="preserve">shown for illustrative purposes on the attached Schedule </w:t>
      </w:r>
      <w:r w:rsidR="00FA7B4D" w:rsidRPr="004323F3">
        <w:rPr>
          <w:rFonts w:ascii="Aptos" w:hAnsi="Aptos"/>
          <w:szCs w:val="22"/>
        </w:rPr>
        <w:t>A</w:t>
      </w:r>
    </w:p>
    <w:p w14:paraId="56ECC83E" w14:textId="48EA7A39" w:rsidR="00B518E5" w:rsidRPr="004323F3" w:rsidRDefault="00B518E5" w:rsidP="00B518E5">
      <w:pPr>
        <w:pStyle w:val="BodyText"/>
        <w:rPr>
          <w:rFonts w:ascii="Aptos" w:hAnsi="Aptos"/>
          <w:szCs w:val="22"/>
        </w:rPr>
      </w:pPr>
      <w:r w:rsidRPr="004323F3">
        <w:rPr>
          <w:rFonts w:ascii="Aptos" w:hAnsi="Aptos"/>
          <w:szCs w:val="22"/>
        </w:rPr>
        <w:tab/>
        <w:t>(d)</w:t>
      </w:r>
      <w:r w:rsidRPr="004323F3">
        <w:rPr>
          <w:rFonts w:ascii="Aptos" w:hAnsi="Aptos"/>
          <w:szCs w:val="22"/>
        </w:rPr>
        <w:tab/>
      </w:r>
      <w:r w:rsidR="00A4528E" w:rsidRPr="004323F3">
        <w:rPr>
          <w:rFonts w:ascii="Aptos" w:hAnsi="Aptos"/>
          <w:szCs w:val="22"/>
        </w:rPr>
        <w:t>(</w:t>
      </w:r>
      <w:proofErr w:type="spellStart"/>
      <w:r w:rsidR="00A4528E" w:rsidRPr="004323F3">
        <w:rPr>
          <w:rFonts w:ascii="Aptos" w:hAnsi="Aptos"/>
          <w:szCs w:val="22"/>
        </w:rPr>
        <w:t>i</w:t>
      </w:r>
      <w:proofErr w:type="spellEnd"/>
      <w:r w:rsidR="00A4528E" w:rsidRPr="004323F3">
        <w:rPr>
          <w:rFonts w:ascii="Aptos" w:hAnsi="Aptos"/>
          <w:szCs w:val="22"/>
        </w:rPr>
        <w:t xml:space="preserve">) </w:t>
      </w:r>
      <w:r w:rsidRPr="004323F3">
        <w:rPr>
          <w:rFonts w:ascii="Aptos" w:hAnsi="Aptos"/>
          <w:b/>
          <w:bCs/>
          <w:szCs w:val="22"/>
        </w:rPr>
        <w:t>Term:</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1 year</w:t>
      </w:r>
    </w:p>
    <w:p w14:paraId="2DE41BC3" w14:textId="10A0B96A" w:rsidR="00A4528E" w:rsidRPr="004323F3" w:rsidRDefault="00A4528E" w:rsidP="00B518E5">
      <w:pPr>
        <w:pStyle w:val="BodyText"/>
        <w:rPr>
          <w:rFonts w:ascii="Aptos" w:hAnsi="Aptos"/>
          <w:szCs w:val="22"/>
        </w:rPr>
      </w:pPr>
      <w:r w:rsidRPr="004323F3">
        <w:rPr>
          <w:rFonts w:ascii="Aptos" w:hAnsi="Aptos"/>
          <w:szCs w:val="22"/>
        </w:rPr>
        <w:tab/>
      </w:r>
      <w:r w:rsidRPr="004323F3">
        <w:rPr>
          <w:rFonts w:ascii="Aptos" w:hAnsi="Aptos"/>
          <w:szCs w:val="22"/>
        </w:rPr>
        <w:tab/>
        <w:t xml:space="preserve">(ii) </w:t>
      </w:r>
      <w:r w:rsidRPr="004323F3">
        <w:rPr>
          <w:rFonts w:ascii="Aptos" w:hAnsi="Aptos"/>
          <w:b/>
          <w:bCs/>
          <w:szCs w:val="22"/>
        </w:rPr>
        <w:t>Summer Season:</w:t>
      </w:r>
      <w:r w:rsidRPr="004323F3">
        <w:rPr>
          <w:rFonts w:ascii="Aptos" w:hAnsi="Aptos"/>
          <w:szCs w:val="22"/>
        </w:rPr>
        <w:tab/>
      </w:r>
      <w:r w:rsidRPr="004323F3">
        <w:rPr>
          <w:rFonts w:ascii="Aptos" w:hAnsi="Aptos"/>
          <w:szCs w:val="22"/>
        </w:rPr>
        <w:tab/>
      </w:r>
      <w:r w:rsidRPr="004323F3">
        <w:rPr>
          <w:rFonts w:ascii="Aptos" w:hAnsi="Aptos"/>
          <w:szCs w:val="22"/>
        </w:rPr>
        <w:tab/>
      </w:r>
      <w:r w:rsidR="00BE5280">
        <w:rPr>
          <w:rFonts w:ascii="Aptos" w:hAnsi="Aptos"/>
          <w:szCs w:val="22"/>
        </w:rPr>
        <w:tab/>
      </w:r>
      <w:r w:rsidRPr="004323F3">
        <w:rPr>
          <w:rFonts w:ascii="Aptos" w:hAnsi="Aptos"/>
          <w:szCs w:val="22"/>
        </w:rPr>
        <w:t>May 1</w:t>
      </w:r>
      <w:r w:rsidR="00BE5280">
        <w:rPr>
          <w:rFonts w:ascii="Aptos" w:hAnsi="Aptos"/>
          <w:szCs w:val="22"/>
        </w:rPr>
        <w:t>, 2025</w:t>
      </w:r>
      <w:r w:rsidRPr="004323F3">
        <w:rPr>
          <w:rFonts w:ascii="Aptos" w:hAnsi="Aptos"/>
          <w:szCs w:val="22"/>
        </w:rPr>
        <w:t xml:space="preserve"> – September 30, 2025</w:t>
      </w:r>
    </w:p>
    <w:p w14:paraId="10CBA1DD" w14:textId="247E3897" w:rsidR="00A4528E" w:rsidRPr="004323F3" w:rsidRDefault="00A4528E" w:rsidP="00B518E5">
      <w:pPr>
        <w:pStyle w:val="BodyText"/>
        <w:rPr>
          <w:rFonts w:ascii="Aptos" w:hAnsi="Aptos"/>
          <w:szCs w:val="22"/>
        </w:rPr>
      </w:pPr>
      <w:r w:rsidRPr="004323F3">
        <w:rPr>
          <w:rFonts w:ascii="Aptos" w:hAnsi="Aptos"/>
          <w:szCs w:val="22"/>
        </w:rPr>
        <w:tab/>
      </w:r>
      <w:r w:rsidRPr="004323F3">
        <w:rPr>
          <w:rFonts w:ascii="Aptos" w:hAnsi="Aptos"/>
          <w:szCs w:val="22"/>
        </w:rPr>
        <w:tab/>
        <w:t xml:space="preserve">(iii) </w:t>
      </w:r>
      <w:r w:rsidRPr="004323F3">
        <w:rPr>
          <w:rFonts w:ascii="Aptos" w:hAnsi="Aptos"/>
          <w:b/>
          <w:bCs/>
          <w:szCs w:val="22"/>
        </w:rPr>
        <w:t>Winter Season:</w:t>
      </w:r>
      <w:r w:rsidRPr="004323F3">
        <w:rPr>
          <w:rFonts w:ascii="Aptos" w:hAnsi="Aptos"/>
          <w:szCs w:val="22"/>
        </w:rPr>
        <w:tab/>
      </w:r>
      <w:r w:rsidRPr="004323F3">
        <w:rPr>
          <w:rFonts w:ascii="Aptos" w:hAnsi="Aptos"/>
          <w:szCs w:val="22"/>
        </w:rPr>
        <w:tab/>
      </w:r>
      <w:r w:rsidRPr="004323F3">
        <w:rPr>
          <w:rFonts w:ascii="Aptos" w:hAnsi="Aptos"/>
          <w:szCs w:val="22"/>
        </w:rPr>
        <w:tab/>
      </w:r>
      <w:r w:rsidRPr="004323F3">
        <w:rPr>
          <w:rFonts w:ascii="Aptos" w:hAnsi="Aptos"/>
          <w:szCs w:val="22"/>
        </w:rPr>
        <w:tab/>
        <w:t>October 1</w:t>
      </w:r>
      <w:r w:rsidR="00BE5280">
        <w:rPr>
          <w:rFonts w:ascii="Aptos" w:hAnsi="Aptos"/>
          <w:szCs w:val="22"/>
        </w:rPr>
        <w:t>, 2025</w:t>
      </w:r>
      <w:r w:rsidRPr="004323F3">
        <w:rPr>
          <w:rFonts w:ascii="Aptos" w:hAnsi="Aptos"/>
          <w:szCs w:val="22"/>
        </w:rPr>
        <w:t xml:space="preserve"> – April 30, 2026</w:t>
      </w:r>
    </w:p>
    <w:p w14:paraId="35CB321D" w14:textId="4F9ECDBD" w:rsidR="00B518E5" w:rsidRPr="004323F3" w:rsidRDefault="00B518E5" w:rsidP="00B518E5">
      <w:pPr>
        <w:pStyle w:val="BodyText"/>
        <w:rPr>
          <w:rFonts w:ascii="Aptos" w:hAnsi="Aptos"/>
          <w:szCs w:val="22"/>
        </w:rPr>
      </w:pPr>
      <w:r w:rsidRPr="004323F3">
        <w:rPr>
          <w:rFonts w:ascii="Aptos" w:hAnsi="Aptos"/>
          <w:szCs w:val="22"/>
        </w:rPr>
        <w:tab/>
        <w:t>(e)</w:t>
      </w:r>
      <w:r w:rsidRPr="004323F3">
        <w:rPr>
          <w:rFonts w:ascii="Aptos" w:hAnsi="Aptos"/>
          <w:szCs w:val="22"/>
        </w:rPr>
        <w:tab/>
        <w:t>(</w:t>
      </w:r>
      <w:proofErr w:type="spellStart"/>
      <w:r w:rsidRPr="004323F3">
        <w:rPr>
          <w:rFonts w:ascii="Aptos" w:hAnsi="Aptos"/>
          <w:szCs w:val="22"/>
        </w:rPr>
        <w:t>i</w:t>
      </w:r>
      <w:proofErr w:type="spellEnd"/>
      <w:r w:rsidRPr="004323F3">
        <w:rPr>
          <w:rFonts w:ascii="Aptos" w:hAnsi="Aptos"/>
          <w:szCs w:val="22"/>
        </w:rPr>
        <w:t xml:space="preserve">) </w:t>
      </w:r>
      <w:r w:rsidRPr="004323F3">
        <w:rPr>
          <w:rFonts w:ascii="Aptos" w:hAnsi="Aptos"/>
          <w:b/>
          <w:bCs/>
          <w:szCs w:val="22"/>
        </w:rPr>
        <w:t>Commencement Date:</w:t>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szCs w:val="22"/>
        </w:rPr>
        <w:t>May 1, 2025</w:t>
      </w:r>
    </w:p>
    <w:p w14:paraId="738A898C" w14:textId="227FAE6A" w:rsidR="00B518E5" w:rsidRPr="004323F3" w:rsidRDefault="00B518E5" w:rsidP="00B518E5">
      <w:pPr>
        <w:pStyle w:val="BodyText"/>
        <w:rPr>
          <w:rFonts w:ascii="Aptos" w:hAnsi="Aptos"/>
          <w:szCs w:val="22"/>
        </w:rPr>
      </w:pPr>
      <w:r w:rsidRPr="004323F3">
        <w:rPr>
          <w:rFonts w:ascii="Aptos" w:hAnsi="Aptos"/>
          <w:b/>
          <w:bCs/>
          <w:szCs w:val="22"/>
        </w:rPr>
        <w:tab/>
      </w:r>
      <w:r w:rsidRPr="004323F3">
        <w:rPr>
          <w:rFonts w:ascii="Aptos" w:hAnsi="Aptos"/>
          <w:b/>
          <w:bCs/>
          <w:szCs w:val="22"/>
        </w:rPr>
        <w:tab/>
      </w:r>
      <w:r w:rsidRPr="004323F3">
        <w:rPr>
          <w:rFonts w:ascii="Aptos" w:hAnsi="Aptos"/>
          <w:szCs w:val="22"/>
        </w:rPr>
        <w:t xml:space="preserve">(ii) </w:t>
      </w:r>
      <w:r w:rsidRPr="004323F3">
        <w:rPr>
          <w:rFonts w:ascii="Aptos" w:hAnsi="Aptos"/>
          <w:b/>
          <w:bCs/>
          <w:szCs w:val="22"/>
        </w:rPr>
        <w:t>Expiry Date:</w:t>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b/>
          <w:bCs/>
          <w:szCs w:val="22"/>
        </w:rPr>
        <w:tab/>
      </w:r>
      <w:r w:rsidRPr="004323F3">
        <w:rPr>
          <w:rFonts w:ascii="Aptos" w:hAnsi="Aptos"/>
          <w:szCs w:val="22"/>
        </w:rPr>
        <w:t>April 30, 2026</w:t>
      </w:r>
    </w:p>
    <w:p w14:paraId="6176310A" w14:textId="718C03CF" w:rsidR="00B518E5" w:rsidRPr="004323F3" w:rsidRDefault="00B518E5" w:rsidP="00B518E5">
      <w:pPr>
        <w:pStyle w:val="BodyText"/>
        <w:rPr>
          <w:rFonts w:ascii="Aptos" w:hAnsi="Aptos"/>
          <w:szCs w:val="22"/>
        </w:rPr>
      </w:pPr>
      <w:r w:rsidRPr="004323F3">
        <w:rPr>
          <w:rFonts w:ascii="Aptos" w:hAnsi="Aptos"/>
          <w:szCs w:val="22"/>
        </w:rPr>
        <w:tab/>
        <w:t>(f)</w:t>
      </w:r>
      <w:r w:rsidRPr="004323F3">
        <w:rPr>
          <w:rFonts w:ascii="Aptos" w:hAnsi="Aptos"/>
          <w:szCs w:val="22"/>
        </w:rPr>
        <w:tab/>
      </w:r>
      <w:r w:rsidR="00885C1C" w:rsidRPr="00885C1C">
        <w:rPr>
          <w:rFonts w:ascii="Aptos" w:hAnsi="Aptos"/>
          <w:b/>
          <w:bCs/>
          <w:szCs w:val="22"/>
        </w:rPr>
        <w:t>Annual</w:t>
      </w:r>
      <w:r w:rsidR="00885C1C">
        <w:rPr>
          <w:rFonts w:ascii="Aptos" w:hAnsi="Aptos"/>
          <w:szCs w:val="22"/>
        </w:rPr>
        <w:t xml:space="preserve"> </w:t>
      </w:r>
      <w:r w:rsidRPr="004323F3">
        <w:rPr>
          <w:rFonts w:ascii="Aptos" w:hAnsi="Aptos"/>
          <w:b/>
          <w:bCs/>
          <w:szCs w:val="22"/>
        </w:rPr>
        <w:t>Rent:</w:t>
      </w:r>
      <w:r w:rsidR="00DB4F49" w:rsidRPr="004323F3">
        <w:rPr>
          <w:rFonts w:ascii="Aptos" w:hAnsi="Aptos"/>
          <w:szCs w:val="22"/>
        </w:rPr>
        <w:tab/>
      </w:r>
      <w:r w:rsidR="00DB4F49" w:rsidRPr="004323F3">
        <w:rPr>
          <w:rFonts w:ascii="Aptos" w:hAnsi="Aptos"/>
          <w:szCs w:val="22"/>
        </w:rPr>
        <w:tab/>
      </w:r>
      <w:r w:rsidR="00DB4F49" w:rsidRPr="004323F3">
        <w:rPr>
          <w:rFonts w:ascii="Aptos" w:hAnsi="Aptos"/>
          <w:szCs w:val="22"/>
        </w:rPr>
        <w:tab/>
      </w:r>
      <w:r w:rsidR="00DB4F49" w:rsidRPr="004323F3">
        <w:rPr>
          <w:rFonts w:ascii="Aptos" w:hAnsi="Aptos"/>
          <w:szCs w:val="22"/>
        </w:rPr>
        <w:tab/>
      </w:r>
      <w:r w:rsidR="00DB4F49" w:rsidRPr="004323F3">
        <w:rPr>
          <w:rFonts w:ascii="Aptos" w:hAnsi="Aptos"/>
          <w:szCs w:val="22"/>
        </w:rPr>
        <w:tab/>
        <w:t>$4,500</w:t>
      </w:r>
      <w:r w:rsidR="00885C1C">
        <w:rPr>
          <w:rFonts w:ascii="Aptos" w:hAnsi="Aptos"/>
          <w:szCs w:val="22"/>
        </w:rPr>
        <w:t>.00</w:t>
      </w:r>
      <w:r w:rsidR="006B7E11">
        <w:rPr>
          <w:rFonts w:ascii="Aptos" w:hAnsi="Aptos"/>
          <w:szCs w:val="22"/>
        </w:rPr>
        <w:t xml:space="preserve"> + GST</w:t>
      </w:r>
    </w:p>
    <w:p w14:paraId="3E245C8F" w14:textId="7A4F0D3C" w:rsidR="00DB4F49" w:rsidRPr="004323F3" w:rsidDel="00F52165" w:rsidRDefault="00DB4F49" w:rsidP="00F52165">
      <w:pPr>
        <w:pStyle w:val="BodyText"/>
        <w:rPr>
          <w:del w:id="2" w:author="Tim Latimer" w:date="2025-03-12T16:41:00Z" w16du:dateUtc="2025-03-12T22:41:00Z"/>
          <w:rFonts w:ascii="Aptos" w:hAnsi="Aptos"/>
          <w:szCs w:val="22"/>
        </w:rPr>
      </w:pPr>
      <w:r w:rsidRPr="004323F3">
        <w:rPr>
          <w:rFonts w:ascii="Aptos" w:hAnsi="Aptos"/>
          <w:szCs w:val="22"/>
        </w:rPr>
        <w:tab/>
      </w:r>
      <w:del w:id="3" w:author="Tim Latimer" w:date="2025-03-12T16:41:00Z" w16du:dateUtc="2025-03-12T22:41:00Z">
        <w:r w:rsidRPr="004323F3" w:rsidDel="00F52165">
          <w:rPr>
            <w:rFonts w:ascii="Aptos" w:hAnsi="Aptos"/>
            <w:szCs w:val="22"/>
          </w:rPr>
          <w:delText>(g)</w:delText>
        </w:r>
        <w:r w:rsidRPr="004323F3" w:rsidDel="00F52165">
          <w:rPr>
            <w:rFonts w:ascii="Aptos" w:hAnsi="Aptos"/>
            <w:szCs w:val="22"/>
          </w:rPr>
          <w:tab/>
        </w:r>
        <w:r w:rsidRPr="004323F3" w:rsidDel="00F52165">
          <w:rPr>
            <w:rFonts w:ascii="Aptos" w:hAnsi="Aptos"/>
            <w:b/>
            <w:bCs/>
            <w:szCs w:val="22"/>
          </w:rPr>
          <w:delText>Deposit:</w:delText>
        </w:r>
        <w:r w:rsidRPr="004323F3" w:rsidDel="00F52165">
          <w:rPr>
            <w:rFonts w:ascii="Aptos" w:hAnsi="Aptos"/>
            <w:szCs w:val="22"/>
          </w:rPr>
          <w:tab/>
        </w:r>
        <w:r w:rsidRPr="004323F3" w:rsidDel="00F52165">
          <w:rPr>
            <w:rFonts w:ascii="Aptos" w:hAnsi="Aptos"/>
            <w:szCs w:val="22"/>
          </w:rPr>
          <w:tab/>
        </w:r>
        <w:r w:rsidRPr="004323F3" w:rsidDel="00F52165">
          <w:rPr>
            <w:rFonts w:ascii="Aptos" w:hAnsi="Aptos"/>
            <w:szCs w:val="22"/>
          </w:rPr>
          <w:tab/>
        </w:r>
        <w:r w:rsidRPr="004323F3" w:rsidDel="00F52165">
          <w:rPr>
            <w:rFonts w:ascii="Aptos" w:hAnsi="Aptos"/>
            <w:szCs w:val="22"/>
          </w:rPr>
          <w:tab/>
        </w:r>
        <w:r w:rsidR="00DA1D23" w:rsidDel="00F52165">
          <w:rPr>
            <w:rFonts w:ascii="Aptos" w:hAnsi="Aptos"/>
            <w:szCs w:val="22"/>
          </w:rPr>
          <w:tab/>
          <w:delText>$________</w:delText>
        </w:r>
      </w:del>
    </w:p>
    <w:p w14:paraId="2B9F43FF" w14:textId="30EB586A" w:rsidR="00B07DA5" w:rsidRDefault="00B07DA5" w:rsidP="00F52165">
      <w:pPr>
        <w:pStyle w:val="BodyText"/>
        <w:rPr>
          <w:ins w:id="4" w:author="Tim Latimer" w:date="2025-03-12T16:41:00Z" w16du:dateUtc="2025-03-12T22:41:00Z"/>
          <w:rFonts w:ascii="Aptos" w:hAnsi="Aptos"/>
          <w:szCs w:val="24"/>
        </w:rPr>
      </w:pPr>
      <w:del w:id="5" w:author="Tim Latimer" w:date="2025-03-12T16:41:00Z" w16du:dateUtc="2025-03-12T22:41:00Z">
        <w:r w:rsidDel="00F52165">
          <w:rPr>
            <w:rFonts w:ascii="Aptos" w:hAnsi="Aptos"/>
            <w:szCs w:val="24"/>
          </w:rPr>
          <w:br w:type="page"/>
        </w:r>
      </w:del>
      <w:ins w:id="6" w:author="Tim Latimer" w:date="2025-03-12T16:41:00Z" w16du:dateUtc="2025-03-12T22:41:00Z">
        <w:r w:rsidR="00F52165">
          <w:rPr>
            <w:rFonts w:ascii="Aptos" w:hAnsi="Aptos"/>
            <w:szCs w:val="24"/>
          </w:rPr>
          <w:t xml:space="preserve">I do not believe there is any deposit required. </w:t>
        </w:r>
      </w:ins>
    </w:p>
    <w:p w14:paraId="28C5AAF6" w14:textId="1A34D4CF" w:rsidR="00F52165" w:rsidRDefault="00F52165" w:rsidP="00F52165">
      <w:pPr>
        <w:pStyle w:val="BodyText"/>
        <w:rPr>
          <w:ins w:id="7" w:author="Tim Latimer" w:date="2025-03-12T16:49:00Z" w16du:dateUtc="2025-03-12T22:49:00Z"/>
          <w:rFonts w:ascii="Aptos" w:hAnsi="Aptos"/>
          <w:szCs w:val="24"/>
        </w:rPr>
      </w:pPr>
      <w:proofErr w:type="gramStart"/>
      <w:ins w:id="8" w:author="Tim Latimer" w:date="2025-03-12T16:41:00Z" w16du:dateUtc="2025-03-12T22:41:00Z">
        <w:r>
          <w:rPr>
            <w:rFonts w:ascii="Aptos" w:hAnsi="Aptos"/>
            <w:szCs w:val="24"/>
          </w:rPr>
          <w:t>However</w:t>
        </w:r>
        <w:proofErr w:type="gramEnd"/>
        <w:r>
          <w:rPr>
            <w:rFonts w:ascii="Aptos" w:hAnsi="Aptos"/>
            <w:szCs w:val="24"/>
          </w:rPr>
          <w:t xml:space="preserve"> annual payment for the following year and be made in </w:t>
        </w:r>
      </w:ins>
      <w:ins w:id="9" w:author="Tim Latimer" w:date="2025-03-12T16:42:00Z" w16du:dateUtc="2025-03-12T22:42:00Z">
        <w:r>
          <w:rPr>
            <w:rFonts w:ascii="Aptos" w:hAnsi="Aptos"/>
            <w:szCs w:val="24"/>
          </w:rPr>
          <w:t>12 equal installments at the current rate to avoid any large expense every year at the being of the following years lease. Any of these 12 eq</w:t>
        </w:r>
      </w:ins>
      <w:ins w:id="10" w:author="Tim Latimer" w:date="2025-03-12T16:43:00Z" w16du:dateUtc="2025-03-12T22:43:00Z">
        <w:r>
          <w:rPr>
            <w:rFonts w:ascii="Aptos" w:hAnsi="Aptos"/>
            <w:szCs w:val="24"/>
          </w:rPr>
          <w:t xml:space="preserve">ual payments can be returned to the </w:t>
        </w:r>
        <w:proofErr w:type="spellStart"/>
        <w:r>
          <w:rPr>
            <w:rFonts w:ascii="Aptos" w:hAnsi="Aptos"/>
            <w:szCs w:val="24"/>
          </w:rPr>
          <w:t>rentor</w:t>
        </w:r>
        <w:proofErr w:type="spellEnd"/>
        <w:r>
          <w:rPr>
            <w:rFonts w:ascii="Aptos" w:hAnsi="Aptos"/>
            <w:szCs w:val="24"/>
          </w:rPr>
          <w:t xml:space="preserve"> if they </w:t>
        </w:r>
        <w:proofErr w:type="gramStart"/>
        <w:r>
          <w:rPr>
            <w:rFonts w:ascii="Aptos" w:hAnsi="Aptos"/>
            <w:szCs w:val="24"/>
          </w:rPr>
          <w:t>decided</w:t>
        </w:r>
        <w:proofErr w:type="gramEnd"/>
        <w:r>
          <w:rPr>
            <w:rFonts w:ascii="Aptos" w:hAnsi="Aptos"/>
            <w:szCs w:val="24"/>
          </w:rPr>
          <w:t xml:space="preserve"> not to </w:t>
        </w:r>
        <w:proofErr w:type="gramStart"/>
        <w:r>
          <w:rPr>
            <w:rFonts w:ascii="Aptos" w:hAnsi="Aptos"/>
            <w:szCs w:val="24"/>
          </w:rPr>
          <w:t>enter into</w:t>
        </w:r>
        <w:proofErr w:type="gramEnd"/>
        <w:r>
          <w:rPr>
            <w:rFonts w:ascii="Aptos" w:hAnsi="Aptos"/>
            <w:szCs w:val="24"/>
          </w:rPr>
          <w:t xml:space="preserve"> a new lease the follow year. This is simply a way to break a large annual payment </w:t>
        </w:r>
        <w:proofErr w:type="gramStart"/>
        <w:r>
          <w:rPr>
            <w:rFonts w:ascii="Aptos" w:hAnsi="Aptos"/>
            <w:szCs w:val="24"/>
          </w:rPr>
          <w:t>in to</w:t>
        </w:r>
        <w:proofErr w:type="gramEnd"/>
        <w:r>
          <w:rPr>
            <w:rFonts w:ascii="Aptos" w:hAnsi="Aptos"/>
            <w:szCs w:val="24"/>
          </w:rPr>
          <w:t xml:space="preserve"> smaller monthly portio</w:t>
        </w:r>
      </w:ins>
      <w:ins w:id="11" w:author="Tim Latimer" w:date="2025-03-12T16:44:00Z" w16du:dateUtc="2025-03-12T22:44:00Z">
        <w:r>
          <w:rPr>
            <w:rFonts w:ascii="Aptos" w:hAnsi="Aptos"/>
            <w:szCs w:val="24"/>
          </w:rPr>
          <w:t xml:space="preserve">ns. There </w:t>
        </w:r>
        <w:proofErr w:type="gramStart"/>
        <w:r>
          <w:rPr>
            <w:rFonts w:ascii="Aptos" w:hAnsi="Aptos"/>
            <w:szCs w:val="24"/>
          </w:rPr>
          <w:t>is</w:t>
        </w:r>
        <w:proofErr w:type="gramEnd"/>
        <w:r>
          <w:rPr>
            <w:rFonts w:ascii="Aptos" w:hAnsi="Aptos"/>
            <w:szCs w:val="24"/>
          </w:rPr>
          <w:t xml:space="preserve"> no credit requirements to take advantage of this offer in the </w:t>
        </w:r>
        <w:proofErr w:type="gramStart"/>
        <w:r>
          <w:rPr>
            <w:rFonts w:ascii="Aptos" w:hAnsi="Aptos"/>
            <w:szCs w:val="24"/>
          </w:rPr>
          <w:t>lease</w:t>
        </w:r>
        <w:proofErr w:type="gramEnd"/>
        <w:r>
          <w:rPr>
            <w:rFonts w:ascii="Aptos" w:hAnsi="Aptos"/>
            <w:szCs w:val="24"/>
          </w:rPr>
          <w:t xml:space="preserve"> however making the payments WILL assure you your current RV site with no risk o</w:t>
        </w:r>
      </w:ins>
      <w:ins w:id="12" w:author="Tim Latimer" w:date="2025-03-12T16:45:00Z" w16du:dateUtc="2025-03-12T22:45:00Z">
        <w:r>
          <w:rPr>
            <w:rFonts w:ascii="Aptos" w:hAnsi="Aptos"/>
            <w:szCs w:val="24"/>
          </w:rPr>
          <w:t xml:space="preserve">f loss to other guests on the waiting list. We will consolidate a </w:t>
        </w:r>
        <w:proofErr w:type="gramStart"/>
        <w:r>
          <w:rPr>
            <w:rFonts w:ascii="Aptos" w:hAnsi="Aptos"/>
            <w:szCs w:val="24"/>
          </w:rPr>
          <w:t>renters</w:t>
        </w:r>
        <w:proofErr w:type="gramEnd"/>
        <w:r>
          <w:rPr>
            <w:rFonts w:ascii="Aptos" w:hAnsi="Aptos"/>
            <w:szCs w:val="24"/>
          </w:rPr>
          <w:t xml:space="preserve"> monthly payments and apply to the new </w:t>
        </w:r>
        <w:proofErr w:type="spellStart"/>
        <w:r>
          <w:rPr>
            <w:rFonts w:ascii="Aptos" w:hAnsi="Aptos"/>
            <w:szCs w:val="24"/>
          </w:rPr>
          <w:t>year</w:t>
        </w:r>
      </w:ins>
      <w:ins w:id="13" w:author="Tim Latimer" w:date="2025-03-12T16:46:00Z" w16du:dateUtc="2025-03-12T22:46:00Z">
        <w:r>
          <w:rPr>
            <w:rFonts w:ascii="Aptos" w:hAnsi="Aptos"/>
            <w:szCs w:val="24"/>
          </w:rPr>
          <w:t>s</w:t>
        </w:r>
        <w:proofErr w:type="spellEnd"/>
        <w:r>
          <w:rPr>
            <w:rFonts w:ascii="Aptos" w:hAnsi="Aptos"/>
            <w:szCs w:val="24"/>
          </w:rPr>
          <w:t xml:space="preserve"> and its terms as an assurance of passion of the site however if at </w:t>
        </w:r>
        <w:proofErr w:type="spellStart"/>
        <w:r>
          <w:rPr>
            <w:rFonts w:ascii="Aptos" w:hAnsi="Aptos"/>
            <w:szCs w:val="24"/>
          </w:rPr>
          <w:t>anttime</w:t>
        </w:r>
        <w:proofErr w:type="spellEnd"/>
        <w:r>
          <w:rPr>
            <w:rFonts w:ascii="Aptos" w:hAnsi="Aptos"/>
            <w:szCs w:val="24"/>
          </w:rPr>
          <w:t xml:space="preserve"> up 30 days before the expire of the current lease a </w:t>
        </w:r>
        <w:proofErr w:type="spellStart"/>
        <w:r>
          <w:rPr>
            <w:rFonts w:ascii="Aptos" w:hAnsi="Aptos"/>
            <w:szCs w:val="24"/>
          </w:rPr>
          <w:t>rentor</w:t>
        </w:r>
        <w:proofErr w:type="spellEnd"/>
        <w:r>
          <w:rPr>
            <w:rFonts w:ascii="Aptos" w:hAnsi="Aptos"/>
            <w:szCs w:val="24"/>
          </w:rPr>
          <w:t xml:space="preserve"> </w:t>
        </w:r>
        <w:proofErr w:type="spellStart"/>
        <w:r>
          <w:rPr>
            <w:rFonts w:ascii="Aptos" w:hAnsi="Aptos"/>
            <w:szCs w:val="24"/>
          </w:rPr>
          <w:t>whats</w:t>
        </w:r>
        <w:proofErr w:type="spellEnd"/>
        <w:r>
          <w:rPr>
            <w:rFonts w:ascii="Aptos" w:hAnsi="Aptos"/>
            <w:szCs w:val="24"/>
          </w:rPr>
          <w:t xml:space="preserve"> a r</w:t>
        </w:r>
      </w:ins>
      <w:ins w:id="14" w:author="Tim Latimer" w:date="2025-03-12T16:47:00Z" w16du:dateUtc="2025-03-12T22:47:00Z">
        <w:r>
          <w:rPr>
            <w:rFonts w:ascii="Aptos" w:hAnsi="Aptos"/>
            <w:szCs w:val="24"/>
          </w:rPr>
          <w:t xml:space="preserve">efund they can get 100% returned to them. If less than 30 </w:t>
        </w:r>
        <w:proofErr w:type="gramStart"/>
        <w:r>
          <w:rPr>
            <w:rFonts w:ascii="Aptos" w:hAnsi="Aptos"/>
            <w:szCs w:val="24"/>
          </w:rPr>
          <w:t>days</w:t>
        </w:r>
        <w:proofErr w:type="gramEnd"/>
        <w:r>
          <w:rPr>
            <w:rFonts w:ascii="Aptos" w:hAnsi="Aptos"/>
            <w:szCs w:val="24"/>
          </w:rPr>
          <w:t xml:space="preserve"> they will be charged a prorate of </w:t>
        </w:r>
        <w:r w:rsidR="00927961">
          <w:rPr>
            <w:rFonts w:ascii="Aptos" w:hAnsi="Aptos"/>
            <w:szCs w:val="24"/>
          </w:rPr>
          <w:t xml:space="preserve">numbers of days </w:t>
        </w:r>
      </w:ins>
      <w:ins w:id="15" w:author="Tim Latimer" w:date="2025-03-12T16:48:00Z" w16du:dateUtc="2025-03-12T22:48:00Z">
        <w:r w:rsidR="00927961">
          <w:rPr>
            <w:rFonts w:ascii="Aptos" w:hAnsi="Aptos"/>
            <w:szCs w:val="24"/>
          </w:rPr>
          <w:t xml:space="preserve">out of 365 </w:t>
        </w:r>
      </w:ins>
      <w:ins w:id="16" w:author="Tim Latimer" w:date="2025-03-12T16:47:00Z" w16du:dateUtc="2025-03-12T22:47:00Z">
        <w:r w:rsidR="00927961">
          <w:rPr>
            <w:rFonts w:ascii="Aptos" w:hAnsi="Aptos"/>
            <w:szCs w:val="24"/>
          </w:rPr>
          <w:t xml:space="preserve">the site remains </w:t>
        </w:r>
      </w:ins>
      <w:ins w:id="17" w:author="Tim Latimer" w:date="2025-03-12T16:48:00Z" w16du:dateUtc="2025-03-12T22:48:00Z">
        <w:r w:rsidR="00927961">
          <w:rPr>
            <w:rFonts w:ascii="Aptos" w:hAnsi="Aptos"/>
            <w:szCs w:val="24"/>
          </w:rPr>
          <w:t xml:space="preserve">vacant before we get it </w:t>
        </w:r>
        <w:proofErr w:type="spellStart"/>
        <w:r w:rsidR="00927961">
          <w:rPr>
            <w:rFonts w:ascii="Aptos" w:hAnsi="Aptos"/>
            <w:szCs w:val="24"/>
          </w:rPr>
          <w:t>rerented</w:t>
        </w:r>
        <w:proofErr w:type="spellEnd"/>
        <w:r w:rsidR="00927961">
          <w:rPr>
            <w:rFonts w:ascii="Aptos" w:hAnsi="Aptos"/>
            <w:szCs w:val="24"/>
          </w:rPr>
          <w:t xml:space="preserve">. Perhaps this is simply too </w:t>
        </w:r>
        <w:proofErr w:type="gramStart"/>
        <w:r w:rsidR="00927961">
          <w:rPr>
            <w:rFonts w:ascii="Aptos" w:hAnsi="Aptos"/>
            <w:szCs w:val="24"/>
          </w:rPr>
          <w:t>complicated</w:t>
        </w:r>
        <w:proofErr w:type="gramEnd"/>
        <w:r w:rsidR="00927961">
          <w:rPr>
            <w:rFonts w:ascii="Aptos" w:hAnsi="Aptos"/>
            <w:szCs w:val="24"/>
          </w:rPr>
          <w:t xml:space="preserve"> and we simply say we will refund </w:t>
        </w:r>
      </w:ins>
      <w:ins w:id="18" w:author="Tim Latimer" w:date="2025-03-12T16:49:00Z" w16du:dateUtc="2025-03-12T22:49:00Z">
        <w:r w:rsidR="00927961">
          <w:rPr>
            <w:rFonts w:ascii="Aptos" w:hAnsi="Aptos"/>
            <w:szCs w:val="24"/>
          </w:rPr>
          <w:t xml:space="preserve">if they do not want to enter into a new lease the following year. </w:t>
        </w:r>
      </w:ins>
    </w:p>
    <w:p w14:paraId="41E301DB" w14:textId="77777777" w:rsidR="00927961" w:rsidRDefault="00927961" w:rsidP="00F52165">
      <w:pPr>
        <w:pStyle w:val="BodyText"/>
        <w:rPr>
          <w:rFonts w:ascii="Aptos" w:hAnsi="Aptos"/>
          <w:szCs w:val="24"/>
        </w:rPr>
      </w:pPr>
    </w:p>
    <w:p w14:paraId="70CDD7F6" w14:textId="196F1D0F" w:rsidR="00EE309F" w:rsidRPr="007E7D46" w:rsidRDefault="00EE309F" w:rsidP="004323F3">
      <w:pPr>
        <w:pStyle w:val="Heading1"/>
        <w:keepNext/>
      </w:pPr>
      <w:bookmarkStart w:id="19" w:name="_Toc192235813"/>
      <w:r w:rsidRPr="007E7D46">
        <w:lastRenderedPageBreak/>
        <w:t>ARTICLE 2</w:t>
      </w:r>
      <w:r w:rsidR="003F4562" w:rsidRPr="007E7D46">
        <w:t xml:space="preserve"> </w:t>
      </w:r>
      <w:r w:rsidR="008600F9" w:rsidRPr="008600F9">
        <w:t>–</w:t>
      </w:r>
      <w:r w:rsidR="003F4562" w:rsidRPr="007E7D46">
        <w:t xml:space="preserve"> </w:t>
      </w:r>
      <w:r w:rsidRPr="007E7D46">
        <w:t>DEFINITIONS</w:t>
      </w:r>
      <w:bookmarkEnd w:id="19"/>
    </w:p>
    <w:p w14:paraId="4E32A085" w14:textId="474FED4F" w:rsidR="00031EC7" w:rsidRPr="007E7D46" w:rsidRDefault="00031EC7" w:rsidP="004323F3">
      <w:pPr>
        <w:pStyle w:val="Heading2"/>
        <w:keepNext/>
      </w:pPr>
      <w:bookmarkStart w:id="20" w:name="_Toc192235814"/>
      <w:r w:rsidRPr="007E7D46">
        <w:t>2.1</w:t>
      </w:r>
      <w:r w:rsidRPr="007E7D46">
        <w:tab/>
        <w:t>Definitions</w:t>
      </w:r>
      <w:bookmarkEnd w:id="20"/>
    </w:p>
    <w:p w14:paraId="667A2377" w14:textId="2554C96C" w:rsidR="00031EC7" w:rsidRPr="00404E11" w:rsidRDefault="00031EC7" w:rsidP="004323F3">
      <w:pPr>
        <w:pStyle w:val="BodyText"/>
        <w:keepNext/>
        <w:rPr>
          <w:rFonts w:ascii="Aptos" w:hAnsi="Aptos"/>
          <w:szCs w:val="22"/>
        </w:rPr>
      </w:pPr>
      <w:r w:rsidRPr="007E7D46">
        <w:rPr>
          <w:rFonts w:ascii="Aptos" w:hAnsi="Aptos"/>
          <w:sz w:val="24"/>
          <w:szCs w:val="24"/>
        </w:rPr>
        <w:tab/>
      </w:r>
      <w:r w:rsidRPr="00404E11">
        <w:rPr>
          <w:rFonts w:ascii="Aptos" w:hAnsi="Aptos"/>
          <w:szCs w:val="22"/>
        </w:rPr>
        <w:t xml:space="preserve">In this </w:t>
      </w:r>
      <w:r w:rsidR="00723BF1">
        <w:rPr>
          <w:rFonts w:ascii="Aptos" w:hAnsi="Aptos"/>
          <w:szCs w:val="22"/>
        </w:rPr>
        <w:t>License</w:t>
      </w:r>
      <w:r w:rsidRPr="00404E11">
        <w:rPr>
          <w:rFonts w:ascii="Aptos" w:hAnsi="Aptos"/>
          <w:szCs w:val="22"/>
        </w:rPr>
        <w:t>:</w:t>
      </w:r>
    </w:p>
    <w:p w14:paraId="30CC0AF0" w14:textId="299E55AA" w:rsidR="00885C1C" w:rsidRDefault="00885C1C" w:rsidP="00031EC7">
      <w:pPr>
        <w:pStyle w:val="BodyText"/>
        <w:numPr>
          <w:ilvl w:val="0"/>
          <w:numId w:val="26"/>
        </w:numPr>
        <w:rPr>
          <w:rFonts w:ascii="Aptos" w:hAnsi="Aptos"/>
          <w:szCs w:val="22"/>
        </w:rPr>
      </w:pPr>
      <w:r>
        <w:rPr>
          <w:rFonts w:ascii="Aptos" w:hAnsi="Aptos"/>
          <w:szCs w:val="22"/>
        </w:rPr>
        <w:t>“</w:t>
      </w:r>
      <w:r w:rsidRPr="00885C1C">
        <w:rPr>
          <w:rFonts w:ascii="Aptos" w:hAnsi="Aptos"/>
          <w:b/>
          <w:bCs/>
          <w:szCs w:val="22"/>
        </w:rPr>
        <w:t>Annual Rent</w:t>
      </w:r>
      <w:r>
        <w:rPr>
          <w:rFonts w:ascii="Aptos" w:hAnsi="Aptos"/>
          <w:szCs w:val="22"/>
        </w:rPr>
        <w:t xml:space="preserve">” means </w:t>
      </w:r>
      <w:r w:rsidRPr="00885C1C">
        <w:rPr>
          <w:rFonts w:ascii="Aptos" w:hAnsi="Aptos"/>
          <w:szCs w:val="22"/>
        </w:rPr>
        <w:t>the amount in Section 1.1(f)</w:t>
      </w:r>
      <w:r>
        <w:rPr>
          <w:rFonts w:ascii="Aptos" w:hAnsi="Aptos"/>
          <w:szCs w:val="22"/>
        </w:rPr>
        <w:t>, plus GST.</w:t>
      </w:r>
    </w:p>
    <w:p w14:paraId="58B4BEE5" w14:textId="08EABFC8" w:rsidR="00DA1D23" w:rsidRDefault="00EE309F" w:rsidP="00031EC7">
      <w:pPr>
        <w:pStyle w:val="BodyText"/>
        <w:numPr>
          <w:ilvl w:val="0"/>
          <w:numId w:val="26"/>
        </w:numPr>
        <w:rPr>
          <w:rFonts w:ascii="Aptos" w:hAnsi="Aptos"/>
          <w:szCs w:val="22"/>
        </w:rPr>
      </w:pPr>
      <w:r w:rsidRPr="00404E11">
        <w:rPr>
          <w:rFonts w:ascii="Aptos" w:hAnsi="Aptos"/>
          <w:szCs w:val="22"/>
        </w:rPr>
        <w:t>“</w:t>
      </w:r>
      <w:r w:rsidR="005900B6" w:rsidRPr="00BE5280">
        <w:rPr>
          <w:rFonts w:ascii="Aptos" w:hAnsi="Aptos"/>
          <w:b/>
          <w:bCs/>
          <w:szCs w:val="22"/>
        </w:rPr>
        <w:t>Campground</w:t>
      </w:r>
      <w:r w:rsidRPr="00404E11">
        <w:rPr>
          <w:rFonts w:ascii="Aptos" w:hAnsi="Aptos"/>
          <w:szCs w:val="22"/>
        </w:rPr>
        <w:t>”</w:t>
      </w:r>
      <w:r w:rsidR="005900B6" w:rsidRPr="00404E11">
        <w:rPr>
          <w:rFonts w:ascii="Aptos" w:hAnsi="Aptos"/>
          <w:szCs w:val="22"/>
        </w:rPr>
        <w:t xml:space="preserve"> means </w:t>
      </w:r>
      <w:r w:rsidR="00DA1D23">
        <w:rPr>
          <w:rFonts w:ascii="Aptos" w:hAnsi="Aptos"/>
          <w:szCs w:val="22"/>
        </w:rPr>
        <w:t>those portions of the Land that are not the Campsite.</w:t>
      </w:r>
    </w:p>
    <w:p w14:paraId="24C28920" w14:textId="4548A583" w:rsidR="004D77CC" w:rsidRDefault="004D77CC"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Campsite</w:t>
      </w:r>
      <w:r w:rsidRPr="00404E11">
        <w:rPr>
          <w:rFonts w:ascii="Aptos" w:hAnsi="Aptos"/>
          <w:szCs w:val="22"/>
        </w:rPr>
        <w:t xml:space="preserve">” </w:t>
      </w:r>
      <w:r w:rsidR="00B07DA5">
        <w:rPr>
          <w:rFonts w:ascii="Aptos" w:hAnsi="Aptos"/>
          <w:szCs w:val="22"/>
        </w:rPr>
        <w:t>means the campsite identified</w:t>
      </w:r>
      <w:r w:rsidRPr="00404E11">
        <w:rPr>
          <w:rFonts w:ascii="Aptos" w:hAnsi="Aptos"/>
          <w:szCs w:val="22"/>
        </w:rPr>
        <w:t xml:space="preserve"> in Section 1.1(c).</w:t>
      </w:r>
    </w:p>
    <w:p w14:paraId="5CEC4D09" w14:textId="771B1E2F" w:rsidR="000415D6" w:rsidRPr="00404E11" w:rsidRDefault="000415D6" w:rsidP="00031EC7">
      <w:pPr>
        <w:pStyle w:val="BodyText"/>
        <w:numPr>
          <w:ilvl w:val="0"/>
          <w:numId w:val="26"/>
        </w:numPr>
        <w:rPr>
          <w:rFonts w:ascii="Aptos" w:hAnsi="Aptos"/>
          <w:szCs w:val="22"/>
        </w:rPr>
      </w:pPr>
      <w:r>
        <w:rPr>
          <w:rFonts w:ascii="Aptos" w:hAnsi="Aptos"/>
          <w:szCs w:val="22"/>
        </w:rPr>
        <w:t>“</w:t>
      </w:r>
      <w:r w:rsidRPr="00BE5280">
        <w:rPr>
          <w:rFonts w:ascii="Aptos" w:hAnsi="Aptos"/>
          <w:b/>
          <w:bCs/>
          <w:szCs w:val="22"/>
        </w:rPr>
        <w:t>Curfew</w:t>
      </w:r>
      <w:r>
        <w:rPr>
          <w:rFonts w:ascii="Aptos" w:hAnsi="Aptos"/>
          <w:szCs w:val="22"/>
        </w:rPr>
        <w:t>” is defined in Schedule D.</w:t>
      </w:r>
    </w:p>
    <w:p w14:paraId="720EC1E9" w14:textId="59DC93EF" w:rsidR="007F2EFD" w:rsidRDefault="007F2EFD" w:rsidP="00031EC7">
      <w:pPr>
        <w:pStyle w:val="BodyText"/>
        <w:numPr>
          <w:ilvl w:val="0"/>
          <w:numId w:val="26"/>
        </w:numPr>
        <w:rPr>
          <w:rFonts w:ascii="Aptos" w:hAnsi="Aptos"/>
          <w:szCs w:val="22"/>
        </w:rPr>
      </w:pPr>
      <w:r>
        <w:rPr>
          <w:rFonts w:ascii="Aptos" w:hAnsi="Aptos"/>
          <w:szCs w:val="22"/>
        </w:rPr>
        <w:t>“</w:t>
      </w:r>
      <w:r w:rsidRPr="007F2EFD">
        <w:rPr>
          <w:rFonts w:ascii="Aptos" w:hAnsi="Aptos"/>
          <w:b/>
          <w:bCs/>
          <w:szCs w:val="22"/>
        </w:rPr>
        <w:t>Collateral</w:t>
      </w:r>
      <w:r>
        <w:rPr>
          <w:rFonts w:ascii="Aptos" w:hAnsi="Aptos"/>
          <w:szCs w:val="22"/>
        </w:rPr>
        <w:t>” is defined in Section 6.8.</w:t>
      </w:r>
    </w:p>
    <w:p w14:paraId="0CE24BFE" w14:textId="0EF1EC9B" w:rsidR="00213E70" w:rsidRPr="00404E11" w:rsidRDefault="00213E7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Commencement Date</w:t>
      </w:r>
      <w:r w:rsidRPr="00404E11">
        <w:rPr>
          <w:rFonts w:ascii="Aptos" w:hAnsi="Aptos"/>
          <w:szCs w:val="22"/>
        </w:rPr>
        <w:t>” means the date in Section 1.1(e)(</w:t>
      </w:r>
      <w:proofErr w:type="spellStart"/>
      <w:r w:rsidRPr="00404E11">
        <w:rPr>
          <w:rFonts w:ascii="Aptos" w:hAnsi="Aptos"/>
          <w:szCs w:val="22"/>
        </w:rPr>
        <w:t>i</w:t>
      </w:r>
      <w:proofErr w:type="spellEnd"/>
      <w:r w:rsidRPr="00404E11">
        <w:rPr>
          <w:rFonts w:ascii="Aptos" w:hAnsi="Aptos"/>
          <w:szCs w:val="22"/>
        </w:rPr>
        <w:t>).</w:t>
      </w:r>
    </w:p>
    <w:p w14:paraId="69256546" w14:textId="3BEFCEF2" w:rsidR="00DB4F49" w:rsidRPr="00404E11" w:rsidRDefault="00DB4F49"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Deposit</w:t>
      </w:r>
      <w:r w:rsidRPr="00404E11">
        <w:rPr>
          <w:rFonts w:ascii="Aptos" w:hAnsi="Aptos"/>
          <w:szCs w:val="22"/>
        </w:rPr>
        <w:t>”</w:t>
      </w:r>
      <w:r w:rsidR="007C33AA" w:rsidRPr="00404E11">
        <w:rPr>
          <w:rFonts w:ascii="Aptos" w:hAnsi="Aptos"/>
          <w:szCs w:val="22"/>
        </w:rPr>
        <w:t xml:space="preserve"> or “</w:t>
      </w:r>
      <w:r w:rsidR="007C33AA" w:rsidRPr="00BE5280">
        <w:rPr>
          <w:rFonts w:ascii="Aptos" w:hAnsi="Aptos"/>
          <w:b/>
          <w:bCs/>
          <w:szCs w:val="22"/>
        </w:rPr>
        <w:t>Security Deposit</w:t>
      </w:r>
      <w:r w:rsidR="007C33AA" w:rsidRPr="00404E11">
        <w:rPr>
          <w:rFonts w:ascii="Aptos" w:hAnsi="Aptos"/>
          <w:szCs w:val="22"/>
        </w:rPr>
        <w:t xml:space="preserve">” </w:t>
      </w:r>
      <w:r w:rsidR="00B07DA5">
        <w:rPr>
          <w:rFonts w:ascii="Aptos" w:hAnsi="Aptos"/>
          <w:szCs w:val="22"/>
        </w:rPr>
        <w:t>means the amount</w:t>
      </w:r>
      <w:r w:rsidR="005175D2">
        <w:rPr>
          <w:rFonts w:ascii="Aptos" w:hAnsi="Aptos"/>
          <w:szCs w:val="22"/>
        </w:rPr>
        <w:t xml:space="preserve"> in Section 1.1(g).</w:t>
      </w:r>
    </w:p>
    <w:p w14:paraId="16B6119C" w14:textId="77AE54F6" w:rsidR="00C806B3" w:rsidRPr="00404E11" w:rsidRDefault="00C806B3"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Entrance</w:t>
      </w:r>
      <w:r w:rsidRPr="00404E11">
        <w:rPr>
          <w:rFonts w:ascii="Aptos" w:hAnsi="Aptos"/>
          <w:szCs w:val="22"/>
        </w:rPr>
        <w:t>” means the FOB</w:t>
      </w:r>
      <w:r w:rsidR="00BE5280">
        <w:rPr>
          <w:rFonts w:ascii="Aptos" w:hAnsi="Aptos"/>
          <w:szCs w:val="22"/>
        </w:rPr>
        <w:t>-</w:t>
      </w:r>
      <w:r w:rsidRPr="00404E11">
        <w:rPr>
          <w:rFonts w:ascii="Aptos" w:hAnsi="Aptos"/>
          <w:szCs w:val="22"/>
        </w:rPr>
        <w:t xml:space="preserve">operated </w:t>
      </w:r>
      <w:r w:rsidR="00022E3E">
        <w:rPr>
          <w:rFonts w:ascii="Aptos" w:hAnsi="Aptos"/>
          <w:szCs w:val="22"/>
        </w:rPr>
        <w:t xml:space="preserve">operating arm </w:t>
      </w:r>
      <w:r w:rsidRPr="00404E11">
        <w:rPr>
          <w:rFonts w:ascii="Aptos" w:hAnsi="Aptos"/>
          <w:szCs w:val="22"/>
        </w:rPr>
        <w:t xml:space="preserve">installed across the road permitting access to the Lands, as shown for illustrative purposes on the attached Schedule </w:t>
      </w:r>
      <w:r w:rsidR="00FA7B4D" w:rsidRPr="00404E11">
        <w:rPr>
          <w:rFonts w:ascii="Aptos" w:hAnsi="Aptos"/>
          <w:szCs w:val="22"/>
        </w:rPr>
        <w:t>A</w:t>
      </w:r>
      <w:r w:rsidRPr="00404E11">
        <w:rPr>
          <w:rFonts w:ascii="Aptos" w:hAnsi="Aptos"/>
          <w:szCs w:val="22"/>
        </w:rPr>
        <w:t>.</w:t>
      </w:r>
    </w:p>
    <w:p w14:paraId="0478D062" w14:textId="34C5C54A" w:rsidR="00E5796F" w:rsidRDefault="00E5796F" w:rsidP="00031EC7">
      <w:pPr>
        <w:pStyle w:val="BodyText"/>
        <w:numPr>
          <w:ilvl w:val="0"/>
          <w:numId w:val="26"/>
        </w:numPr>
        <w:rPr>
          <w:rFonts w:ascii="Aptos" w:hAnsi="Aptos"/>
          <w:szCs w:val="22"/>
        </w:rPr>
      </w:pPr>
      <w:r>
        <w:rPr>
          <w:rFonts w:ascii="Aptos" w:hAnsi="Aptos"/>
          <w:szCs w:val="22"/>
        </w:rPr>
        <w:t>“</w:t>
      </w:r>
      <w:r w:rsidRPr="00E5796F">
        <w:rPr>
          <w:rFonts w:ascii="Aptos" w:hAnsi="Aptos"/>
          <w:b/>
          <w:bCs/>
          <w:szCs w:val="22"/>
        </w:rPr>
        <w:t>Event of Default</w:t>
      </w:r>
      <w:r>
        <w:rPr>
          <w:rFonts w:ascii="Aptos" w:hAnsi="Aptos"/>
          <w:szCs w:val="22"/>
        </w:rPr>
        <w:t>” is defined in Section 14.1.</w:t>
      </w:r>
    </w:p>
    <w:p w14:paraId="1E73DF63" w14:textId="30D55DB6" w:rsidR="00213E70" w:rsidRDefault="00213E7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Expiry Date</w:t>
      </w:r>
      <w:r w:rsidRPr="00404E11">
        <w:rPr>
          <w:rFonts w:ascii="Aptos" w:hAnsi="Aptos"/>
          <w:szCs w:val="22"/>
        </w:rPr>
        <w:t>” means the date set out or determined in Section 1.1(e)(ii).</w:t>
      </w:r>
    </w:p>
    <w:p w14:paraId="45B74A7B" w14:textId="7A85DB37" w:rsidR="00DA1D23" w:rsidRDefault="00DA1D23" w:rsidP="00031EC7">
      <w:pPr>
        <w:pStyle w:val="BodyText"/>
        <w:numPr>
          <w:ilvl w:val="0"/>
          <w:numId w:val="26"/>
        </w:numPr>
        <w:rPr>
          <w:rFonts w:ascii="Aptos" w:hAnsi="Aptos"/>
          <w:szCs w:val="22"/>
        </w:rPr>
      </w:pPr>
      <w:r>
        <w:rPr>
          <w:rFonts w:ascii="Aptos" w:hAnsi="Aptos"/>
          <w:szCs w:val="22"/>
        </w:rPr>
        <w:t>“</w:t>
      </w:r>
      <w:r w:rsidRPr="00DA1D23">
        <w:rPr>
          <w:rFonts w:ascii="Aptos" w:hAnsi="Aptos"/>
          <w:b/>
          <w:bCs/>
          <w:szCs w:val="22"/>
        </w:rPr>
        <w:t>Facilities</w:t>
      </w:r>
      <w:r>
        <w:rPr>
          <w:rFonts w:ascii="Aptos" w:hAnsi="Aptos"/>
          <w:szCs w:val="22"/>
        </w:rPr>
        <w:t xml:space="preserve">” means those </w:t>
      </w:r>
      <w:r w:rsidRPr="00DA1D23">
        <w:rPr>
          <w:rFonts w:ascii="Aptos" w:hAnsi="Aptos"/>
          <w:szCs w:val="22"/>
        </w:rPr>
        <w:t>facilities, improvements, installations and equipment</w:t>
      </w:r>
      <w:r>
        <w:rPr>
          <w:rFonts w:ascii="Aptos" w:hAnsi="Aptos"/>
          <w:szCs w:val="22"/>
        </w:rPr>
        <w:t xml:space="preserve"> on the Campsite which may include without limitation: </w:t>
      </w:r>
      <w:r w:rsidRPr="00DA1D23">
        <w:rPr>
          <w:rFonts w:ascii="Aptos" w:hAnsi="Aptos"/>
          <w:szCs w:val="22"/>
        </w:rPr>
        <w:t>roadways, parking areas, washrooms, showers, cook houses, playgrounds, recreational areas, landscaped areas, mechanical facilities, electrical facilities, waste disposal and recycling facilities, laneways</w:t>
      </w:r>
      <w:r>
        <w:rPr>
          <w:rFonts w:ascii="Aptos" w:hAnsi="Aptos"/>
          <w:szCs w:val="22"/>
        </w:rPr>
        <w:t>,</w:t>
      </w:r>
      <w:r w:rsidRPr="00DA1D23">
        <w:rPr>
          <w:rFonts w:ascii="Aptos" w:hAnsi="Aptos"/>
          <w:szCs w:val="22"/>
        </w:rPr>
        <w:t xml:space="preserve"> ramps and sidewalks</w:t>
      </w:r>
      <w:r>
        <w:rPr>
          <w:rFonts w:ascii="Aptos" w:hAnsi="Aptos"/>
          <w:szCs w:val="22"/>
        </w:rPr>
        <w:t>.</w:t>
      </w:r>
    </w:p>
    <w:p w14:paraId="536CC567" w14:textId="3EE3D6E1" w:rsidR="000415D6" w:rsidRPr="00404E11" w:rsidRDefault="000415D6" w:rsidP="00031EC7">
      <w:pPr>
        <w:pStyle w:val="BodyText"/>
        <w:numPr>
          <w:ilvl w:val="0"/>
          <w:numId w:val="26"/>
        </w:numPr>
        <w:rPr>
          <w:rFonts w:ascii="Aptos" w:hAnsi="Aptos"/>
          <w:szCs w:val="22"/>
        </w:rPr>
      </w:pPr>
      <w:r>
        <w:rPr>
          <w:rFonts w:ascii="Aptos" w:hAnsi="Aptos"/>
          <w:szCs w:val="22"/>
        </w:rPr>
        <w:t>“</w:t>
      </w:r>
      <w:r w:rsidRPr="00BE5280">
        <w:rPr>
          <w:rFonts w:ascii="Aptos" w:hAnsi="Aptos"/>
          <w:b/>
          <w:bCs/>
          <w:szCs w:val="22"/>
        </w:rPr>
        <w:t>Garbage</w:t>
      </w:r>
      <w:r>
        <w:rPr>
          <w:rFonts w:ascii="Aptos" w:hAnsi="Aptos"/>
          <w:szCs w:val="22"/>
        </w:rPr>
        <w:t>” is defined in Schedule D.</w:t>
      </w:r>
    </w:p>
    <w:p w14:paraId="5A8B52A7" w14:textId="23161A1B" w:rsidR="004D77CC" w:rsidRPr="00404E11" w:rsidRDefault="00031EC7"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Land</w:t>
      </w:r>
      <w:r w:rsidRPr="00404E11">
        <w:rPr>
          <w:rFonts w:ascii="Aptos" w:hAnsi="Aptos"/>
          <w:szCs w:val="22"/>
        </w:rPr>
        <w:t xml:space="preserve">” means those lands located in the Province of Alberta and having a legal description as set out in </w:t>
      </w:r>
      <w:proofErr w:type="gramStart"/>
      <w:r w:rsidR="00FA7B4D" w:rsidRPr="00404E11">
        <w:rPr>
          <w:rFonts w:ascii="Aptos" w:hAnsi="Aptos"/>
          <w:szCs w:val="22"/>
        </w:rPr>
        <w:t xml:space="preserve">Schedule </w:t>
      </w:r>
      <w:r w:rsidRPr="00404E11">
        <w:rPr>
          <w:rFonts w:ascii="Aptos" w:hAnsi="Aptos"/>
          <w:szCs w:val="22"/>
        </w:rPr>
        <w:t xml:space="preserve"> </w:t>
      </w:r>
      <w:r w:rsidR="00FA7B4D" w:rsidRPr="00404E11">
        <w:rPr>
          <w:rFonts w:ascii="Aptos" w:hAnsi="Aptos"/>
          <w:szCs w:val="22"/>
        </w:rPr>
        <w:t>B</w:t>
      </w:r>
      <w:proofErr w:type="gramEnd"/>
      <w:r w:rsidRPr="00404E11">
        <w:rPr>
          <w:rFonts w:ascii="Aptos" w:hAnsi="Aptos"/>
          <w:szCs w:val="22"/>
        </w:rPr>
        <w:t xml:space="preserve"> (of for such part as may be designated by the Operator from time to time) as altered, expanded or reduced from time to time.</w:t>
      </w:r>
    </w:p>
    <w:p w14:paraId="24CDE9A2" w14:textId="6D608F06" w:rsidR="002D62D3" w:rsidRPr="00404E11" w:rsidRDefault="002D62D3" w:rsidP="00031EC7">
      <w:pPr>
        <w:pStyle w:val="BodyText"/>
        <w:numPr>
          <w:ilvl w:val="0"/>
          <w:numId w:val="26"/>
        </w:numPr>
        <w:rPr>
          <w:rFonts w:ascii="Aptos" w:hAnsi="Aptos"/>
          <w:szCs w:val="22"/>
        </w:rPr>
      </w:pPr>
      <w:r w:rsidRPr="00404E11">
        <w:rPr>
          <w:rFonts w:ascii="Aptos" w:hAnsi="Aptos"/>
          <w:szCs w:val="22"/>
        </w:rPr>
        <w:t>“</w:t>
      </w:r>
      <w:r w:rsidR="00723BF1" w:rsidRPr="00BE5280">
        <w:rPr>
          <w:rFonts w:ascii="Aptos" w:hAnsi="Aptos"/>
          <w:b/>
          <w:bCs/>
          <w:szCs w:val="22"/>
        </w:rPr>
        <w:t>License</w:t>
      </w:r>
      <w:r w:rsidRPr="00404E11">
        <w:rPr>
          <w:rFonts w:ascii="Aptos" w:hAnsi="Aptos"/>
          <w:szCs w:val="22"/>
        </w:rPr>
        <w:t xml:space="preserve">” means this </w:t>
      </w:r>
      <w:r w:rsidR="00723BF1">
        <w:rPr>
          <w:rFonts w:ascii="Aptos" w:hAnsi="Aptos"/>
          <w:szCs w:val="22"/>
        </w:rPr>
        <w:t>license</w:t>
      </w:r>
      <w:r w:rsidRPr="00404E11">
        <w:rPr>
          <w:rFonts w:ascii="Aptos" w:hAnsi="Aptos"/>
          <w:szCs w:val="22"/>
        </w:rPr>
        <w:t xml:space="preserve">, </w:t>
      </w:r>
      <w:r w:rsidR="00B07DA5">
        <w:rPr>
          <w:rFonts w:ascii="Aptos" w:hAnsi="Aptos"/>
          <w:szCs w:val="22"/>
        </w:rPr>
        <w:t>all</w:t>
      </w:r>
      <w:r w:rsidRPr="00404E11">
        <w:rPr>
          <w:rFonts w:ascii="Aptos" w:hAnsi="Aptos"/>
          <w:szCs w:val="22"/>
        </w:rPr>
        <w:t xml:space="preserve"> schedules attached hereto, and every properly executed instrument</w:t>
      </w:r>
      <w:r w:rsidR="00446E5F">
        <w:rPr>
          <w:rFonts w:ascii="Aptos" w:hAnsi="Aptos"/>
          <w:szCs w:val="22"/>
        </w:rPr>
        <w:t xml:space="preserve"> that</w:t>
      </w:r>
      <w:r w:rsidRPr="00404E11">
        <w:rPr>
          <w:rFonts w:ascii="Aptos" w:hAnsi="Aptos"/>
          <w:szCs w:val="22"/>
        </w:rPr>
        <w:t xml:space="preserve"> by its </w:t>
      </w:r>
      <w:proofErr w:type="gramStart"/>
      <w:r w:rsidRPr="00404E11">
        <w:rPr>
          <w:rFonts w:ascii="Aptos" w:hAnsi="Aptos"/>
          <w:szCs w:val="22"/>
        </w:rPr>
        <w:t>terms</w:t>
      </w:r>
      <w:proofErr w:type="gramEnd"/>
      <w:r w:rsidRPr="00404E11">
        <w:rPr>
          <w:rFonts w:ascii="Aptos" w:hAnsi="Aptos"/>
          <w:szCs w:val="22"/>
        </w:rPr>
        <w:t xml:space="preserve"> amends, modifies or supplements this </w:t>
      </w:r>
      <w:r w:rsidR="00723BF1">
        <w:rPr>
          <w:rFonts w:ascii="Aptos" w:hAnsi="Aptos"/>
          <w:szCs w:val="22"/>
        </w:rPr>
        <w:t>License</w:t>
      </w:r>
      <w:r w:rsidRPr="00404E11">
        <w:rPr>
          <w:rFonts w:ascii="Aptos" w:hAnsi="Aptos"/>
          <w:szCs w:val="22"/>
        </w:rPr>
        <w:t>.</w:t>
      </w:r>
    </w:p>
    <w:p w14:paraId="20E01334" w14:textId="665E54E8" w:rsidR="00333FB5" w:rsidRPr="00404E11" w:rsidRDefault="00333FB5"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Notices</w:t>
      </w:r>
      <w:r w:rsidRPr="00404E11">
        <w:rPr>
          <w:rFonts w:ascii="Aptos" w:hAnsi="Aptos"/>
          <w:szCs w:val="22"/>
        </w:rPr>
        <w:t xml:space="preserve">” is defined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13.1</w:t>
      </w:r>
      <w:r w:rsidRPr="00404E11">
        <w:rPr>
          <w:rFonts w:ascii="Aptos" w:hAnsi="Aptos"/>
          <w:szCs w:val="22"/>
        </w:rPr>
        <w:t>.</w:t>
      </w:r>
    </w:p>
    <w:p w14:paraId="4AB6B06A" w14:textId="1833991E" w:rsidR="00651F8C" w:rsidRPr="00404E11" w:rsidRDefault="00651F8C"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Occupancy Costs</w:t>
      </w:r>
      <w:r w:rsidRPr="00404E11">
        <w:rPr>
          <w:rFonts w:ascii="Aptos" w:hAnsi="Aptos"/>
          <w:szCs w:val="22"/>
        </w:rPr>
        <w:t>”</w:t>
      </w:r>
      <w:r w:rsidR="00213E70" w:rsidRPr="00404E11">
        <w:rPr>
          <w:rFonts w:ascii="Aptos" w:hAnsi="Aptos"/>
          <w:szCs w:val="22"/>
        </w:rPr>
        <w:t xml:space="preserve"> is defined in Section 5.</w:t>
      </w:r>
      <w:r w:rsidR="00961E39">
        <w:rPr>
          <w:rFonts w:ascii="Aptos" w:hAnsi="Aptos"/>
          <w:szCs w:val="22"/>
        </w:rPr>
        <w:t>3</w:t>
      </w:r>
      <w:r w:rsidR="00213E70" w:rsidRPr="00404E11">
        <w:rPr>
          <w:rFonts w:ascii="Aptos" w:hAnsi="Aptos"/>
          <w:szCs w:val="22"/>
        </w:rPr>
        <w:t>.</w:t>
      </w:r>
    </w:p>
    <w:p w14:paraId="5D464004" w14:textId="32BD485F" w:rsidR="00651F8C" w:rsidRPr="00404E11" w:rsidRDefault="00031EC7"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Operator</w:t>
      </w:r>
      <w:r w:rsidRPr="00404E11">
        <w:rPr>
          <w:rFonts w:ascii="Aptos" w:hAnsi="Aptos"/>
          <w:szCs w:val="22"/>
        </w:rPr>
        <w:t xml:space="preserve">” means the party named as the </w:t>
      </w:r>
      <w:r w:rsidR="00FA7B4D" w:rsidRPr="00404E11">
        <w:rPr>
          <w:rFonts w:ascii="Aptos" w:hAnsi="Aptos"/>
          <w:szCs w:val="22"/>
        </w:rPr>
        <w:t>O</w:t>
      </w:r>
      <w:r w:rsidRPr="00404E11">
        <w:rPr>
          <w:rFonts w:ascii="Aptos" w:hAnsi="Aptos"/>
          <w:szCs w:val="22"/>
        </w:rPr>
        <w:t xml:space="preserve">perator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1.1(a)(</w:t>
      </w:r>
      <w:proofErr w:type="spellStart"/>
      <w:r w:rsidR="00FA7B4D" w:rsidRPr="00404E11">
        <w:rPr>
          <w:rFonts w:ascii="Aptos" w:hAnsi="Aptos"/>
          <w:szCs w:val="22"/>
        </w:rPr>
        <w:t>i</w:t>
      </w:r>
      <w:proofErr w:type="spellEnd"/>
      <w:r w:rsidR="00FA7B4D" w:rsidRPr="00404E11">
        <w:rPr>
          <w:rFonts w:ascii="Aptos" w:hAnsi="Aptos"/>
          <w:szCs w:val="22"/>
        </w:rPr>
        <w:t>)</w:t>
      </w:r>
      <w:r w:rsidR="002D62D3" w:rsidRPr="00404E11">
        <w:rPr>
          <w:rFonts w:ascii="Aptos" w:hAnsi="Aptos"/>
          <w:szCs w:val="22"/>
        </w:rPr>
        <w:t xml:space="preserve"> and includes, without limitation, the operator’s </w:t>
      </w:r>
      <w:r w:rsidR="00BE5280">
        <w:rPr>
          <w:rFonts w:ascii="Aptos" w:hAnsi="Aptos"/>
          <w:szCs w:val="22"/>
        </w:rPr>
        <w:t>d</w:t>
      </w:r>
      <w:r w:rsidR="002D62D3" w:rsidRPr="00404E11">
        <w:rPr>
          <w:rFonts w:ascii="Aptos" w:hAnsi="Aptos"/>
          <w:szCs w:val="22"/>
        </w:rPr>
        <w:t xml:space="preserve">irectors, </w:t>
      </w:r>
      <w:r w:rsidR="00BE5280">
        <w:rPr>
          <w:rFonts w:ascii="Aptos" w:hAnsi="Aptos"/>
          <w:szCs w:val="22"/>
        </w:rPr>
        <w:t>s</w:t>
      </w:r>
      <w:r w:rsidR="002D62D3" w:rsidRPr="00404E11">
        <w:rPr>
          <w:rFonts w:ascii="Aptos" w:hAnsi="Aptos"/>
          <w:szCs w:val="22"/>
        </w:rPr>
        <w:t xml:space="preserve">hareholders, </w:t>
      </w:r>
      <w:r w:rsidR="00BE5280">
        <w:rPr>
          <w:rFonts w:ascii="Aptos" w:hAnsi="Aptos"/>
          <w:szCs w:val="22"/>
        </w:rPr>
        <w:t>o</w:t>
      </w:r>
      <w:r w:rsidR="002D62D3" w:rsidRPr="00404E11">
        <w:rPr>
          <w:rFonts w:ascii="Aptos" w:hAnsi="Aptos"/>
          <w:szCs w:val="22"/>
        </w:rPr>
        <w:t>fficers, agents, servants, employees, contractors, successors and assignees.</w:t>
      </w:r>
    </w:p>
    <w:p w14:paraId="156FE24C" w14:textId="513EFCAA" w:rsidR="009A0960" w:rsidRDefault="009A0960" w:rsidP="00031EC7">
      <w:pPr>
        <w:pStyle w:val="BodyText"/>
        <w:numPr>
          <w:ilvl w:val="0"/>
          <w:numId w:val="26"/>
        </w:numPr>
        <w:rPr>
          <w:rFonts w:ascii="Aptos" w:hAnsi="Aptos"/>
          <w:szCs w:val="22"/>
        </w:rPr>
      </w:pPr>
      <w:r>
        <w:rPr>
          <w:rFonts w:ascii="Aptos" w:hAnsi="Aptos"/>
          <w:szCs w:val="22"/>
        </w:rPr>
        <w:lastRenderedPageBreak/>
        <w:t>“</w:t>
      </w:r>
      <w:r w:rsidRPr="009A0960">
        <w:rPr>
          <w:rFonts w:ascii="Aptos" w:hAnsi="Aptos"/>
          <w:b/>
          <w:bCs/>
          <w:szCs w:val="22"/>
        </w:rPr>
        <w:t>Payment Date</w:t>
      </w:r>
      <w:r>
        <w:rPr>
          <w:rFonts w:ascii="Aptos" w:hAnsi="Aptos"/>
          <w:szCs w:val="22"/>
        </w:rPr>
        <w:t>” is defined in Section 5.1.</w:t>
      </w:r>
    </w:p>
    <w:p w14:paraId="2C94B82B" w14:textId="533E3B25" w:rsidR="007C33AA" w:rsidRPr="00404E11" w:rsidRDefault="00651F8C"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Person</w:t>
      </w:r>
      <w:r w:rsidRPr="00404E11">
        <w:rPr>
          <w:rFonts w:ascii="Aptos" w:hAnsi="Aptos"/>
          <w:szCs w:val="22"/>
        </w:rPr>
        <w:t>” means any person, firm, partnership or corporation, or any group or combination of persons, firms, partnerships or corporations.</w:t>
      </w:r>
    </w:p>
    <w:p w14:paraId="33A5A5EB" w14:textId="75CB550C" w:rsidR="000178D0" w:rsidRPr="00404E11" w:rsidRDefault="000178D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Recreational Trailer</w:t>
      </w:r>
      <w:r w:rsidRPr="00404E11">
        <w:rPr>
          <w:rFonts w:ascii="Aptos" w:hAnsi="Aptos"/>
          <w:szCs w:val="22"/>
        </w:rPr>
        <w:t xml:space="preserve">” means </w:t>
      </w:r>
      <w:proofErr w:type="gramStart"/>
      <w:r w:rsidR="00FA7B4D" w:rsidRPr="00404E11">
        <w:rPr>
          <w:rFonts w:ascii="Aptos" w:hAnsi="Aptos"/>
          <w:szCs w:val="22"/>
        </w:rPr>
        <w:t>any and all</w:t>
      </w:r>
      <w:proofErr w:type="gramEnd"/>
      <w:r w:rsidR="00FA7B4D" w:rsidRPr="00404E11">
        <w:rPr>
          <w:rFonts w:ascii="Aptos" w:hAnsi="Aptos"/>
          <w:szCs w:val="22"/>
        </w:rPr>
        <w:t xml:space="preserve"> tents, trailers or vehicles, allowing for temporary overnight accommodations, including, without limiting the generality of the following: tent trailers, motorhomes, travel trailers, caravans, campervans, fifth-wheel trailers, popup campers, or truck campers.</w:t>
      </w:r>
    </w:p>
    <w:p w14:paraId="2074432C" w14:textId="405FC7F1" w:rsidR="000178D0" w:rsidRPr="00404E11" w:rsidRDefault="000178D0"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Recreational Vehicle</w:t>
      </w:r>
      <w:r w:rsidRPr="00404E11">
        <w:rPr>
          <w:rFonts w:ascii="Aptos" w:hAnsi="Aptos"/>
          <w:szCs w:val="22"/>
        </w:rPr>
        <w:t>” means</w:t>
      </w:r>
      <w:r w:rsidR="00FA7B4D" w:rsidRPr="00404E11">
        <w:rPr>
          <w:rFonts w:ascii="Aptos" w:hAnsi="Aptos"/>
          <w:szCs w:val="22"/>
        </w:rPr>
        <w:t xml:space="preserve"> </w:t>
      </w:r>
      <w:proofErr w:type="gramStart"/>
      <w:r w:rsidR="00FA7B4D" w:rsidRPr="00404E11">
        <w:rPr>
          <w:rFonts w:ascii="Aptos" w:hAnsi="Aptos"/>
          <w:szCs w:val="22"/>
        </w:rPr>
        <w:t>any and all</w:t>
      </w:r>
      <w:proofErr w:type="gramEnd"/>
      <w:r w:rsidR="00FA7B4D" w:rsidRPr="00404E11">
        <w:rPr>
          <w:rFonts w:ascii="Aptos" w:hAnsi="Aptos"/>
          <w:szCs w:val="22"/>
        </w:rPr>
        <w:t xml:space="preserve"> vehicles used for transportation, regardless of the type of motor (gas/electric), including, without </w:t>
      </w:r>
      <w:r w:rsidR="00A459E2">
        <w:rPr>
          <w:rFonts w:ascii="Aptos" w:hAnsi="Aptos"/>
          <w:szCs w:val="22"/>
        </w:rPr>
        <w:t>limitation</w:t>
      </w:r>
      <w:r w:rsidR="00FA7B4D" w:rsidRPr="00404E11">
        <w:rPr>
          <w:rFonts w:ascii="Aptos" w:hAnsi="Aptos"/>
          <w:szCs w:val="22"/>
        </w:rPr>
        <w:t xml:space="preserve">: </w:t>
      </w:r>
      <w:r w:rsidR="00A459E2">
        <w:rPr>
          <w:rFonts w:ascii="Aptos" w:hAnsi="Aptos"/>
          <w:szCs w:val="22"/>
        </w:rPr>
        <w:t>cars</w:t>
      </w:r>
      <w:r w:rsidR="00FA7B4D" w:rsidRPr="00404E11">
        <w:rPr>
          <w:rFonts w:ascii="Aptos" w:hAnsi="Aptos"/>
          <w:szCs w:val="22"/>
        </w:rPr>
        <w:t>,</w:t>
      </w:r>
      <w:r w:rsidR="00A459E2">
        <w:rPr>
          <w:rFonts w:ascii="Aptos" w:hAnsi="Aptos"/>
          <w:szCs w:val="22"/>
        </w:rPr>
        <w:t xml:space="preserve"> SUVs,</w:t>
      </w:r>
      <w:r w:rsidR="00FA7B4D" w:rsidRPr="00404E11">
        <w:rPr>
          <w:rFonts w:ascii="Aptos" w:hAnsi="Aptos"/>
          <w:szCs w:val="22"/>
        </w:rPr>
        <w:t xml:space="preserve"> trucks, vans, motorcycles, dirt bikes, motocross bikes, all-terrain vehicles, off-road vehicles, quads, trikes, dune buggies, golf carts, tractors, and/or utility vehicles.</w:t>
      </w:r>
    </w:p>
    <w:p w14:paraId="7D4D5CFD" w14:textId="05B9F26D" w:rsidR="002076FA" w:rsidRPr="00404E11" w:rsidRDefault="002076FA" w:rsidP="00031EC7">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Registration Form</w:t>
      </w:r>
      <w:r w:rsidRPr="00404E11">
        <w:rPr>
          <w:rFonts w:ascii="Aptos" w:hAnsi="Aptos"/>
          <w:szCs w:val="22"/>
        </w:rPr>
        <w:t xml:space="preserve">” means the </w:t>
      </w:r>
      <w:r w:rsidR="00FA7B4D" w:rsidRPr="00404E11">
        <w:rPr>
          <w:rFonts w:ascii="Aptos" w:hAnsi="Aptos"/>
          <w:szCs w:val="22"/>
        </w:rPr>
        <w:t>Registration of Recreation Vehicle and Recreational document</w:t>
      </w:r>
      <w:r w:rsidRPr="00404E11">
        <w:rPr>
          <w:rFonts w:ascii="Aptos" w:hAnsi="Aptos"/>
          <w:szCs w:val="22"/>
        </w:rPr>
        <w:t xml:space="preserve"> attached hereto as Schedule </w:t>
      </w:r>
      <w:r w:rsidR="00FA7B4D" w:rsidRPr="00404E11">
        <w:rPr>
          <w:rFonts w:ascii="Aptos" w:hAnsi="Aptos"/>
          <w:szCs w:val="22"/>
        </w:rPr>
        <w:t>C</w:t>
      </w:r>
      <w:r w:rsidRPr="00404E11">
        <w:rPr>
          <w:rFonts w:ascii="Aptos" w:hAnsi="Aptos"/>
          <w:szCs w:val="22"/>
        </w:rPr>
        <w:t>.</w:t>
      </w:r>
    </w:p>
    <w:p w14:paraId="5CD3961C" w14:textId="0B0097D4" w:rsidR="00961E39" w:rsidRPr="00961E39" w:rsidRDefault="00961E39" w:rsidP="00961E39">
      <w:pPr>
        <w:pStyle w:val="BodyText"/>
        <w:numPr>
          <w:ilvl w:val="0"/>
          <w:numId w:val="26"/>
        </w:numPr>
        <w:rPr>
          <w:rFonts w:ascii="Aptos" w:hAnsi="Aptos"/>
          <w:szCs w:val="22"/>
        </w:rPr>
      </w:pPr>
      <w:r w:rsidRPr="00404E11">
        <w:rPr>
          <w:rFonts w:ascii="Aptos" w:hAnsi="Aptos"/>
          <w:szCs w:val="22"/>
        </w:rPr>
        <w:t>“</w:t>
      </w:r>
      <w:r w:rsidRPr="00BE5280">
        <w:rPr>
          <w:rFonts w:ascii="Aptos" w:hAnsi="Aptos"/>
          <w:b/>
          <w:bCs/>
          <w:szCs w:val="22"/>
        </w:rPr>
        <w:t>Rent</w:t>
      </w:r>
      <w:r w:rsidRPr="00404E11">
        <w:rPr>
          <w:rFonts w:ascii="Aptos" w:hAnsi="Aptos"/>
          <w:szCs w:val="22"/>
        </w:rPr>
        <w:t xml:space="preserve">” means </w:t>
      </w:r>
      <w:r w:rsidR="00885C1C">
        <w:rPr>
          <w:rFonts w:ascii="Aptos" w:hAnsi="Aptos"/>
          <w:szCs w:val="22"/>
        </w:rPr>
        <w:t xml:space="preserve">the Annual Rent, Occupancy Costs, and all </w:t>
      </w:r>
      <w:r>
        <w:rPr>
          <w:rFonts w:ascii="Aptos" w:hAnsi="Aptos"/>
          <w:szCs w:val="22"/>
        </w:rPr>
        <w:t xml:space="preserve">other amounts payable </w:t>
      </w:r>
      <w:r w:rsidRPr="00961E39">
        <w:rPr>
          <w:rFonts w:ascii="Aptos" w:hAnsi="Aptos"/>
          <w:szCs w:val="22"/>
        </w:rPr>
        <w:t>by the Renter to the Operator under this License</w:t>
      </w:r>
      <w:r w:rsidR="00885C1C">
        <w:rPr>
          <w:rFonts w:ascii="Aptos" w:hAnsi="Aptos"/>
          <w:szCs w:val="22"/>
        </w:rPr>
        <w:t>.</w:t>
      </w:r>
    </w:p>
    <w:p w14:paraId="63E1CE35" w14:textId="7699190B" w:rsidR="002D62D3" w:rsidRPr="00404E11" w:rsidRDefault="002D62D3" w:rsidP="00031EC7">
      <w:pPr>
        <w:pStyle w:val="BodyText"/>
        <w:numPr>
          <w:ilvl w:val="0"/>
          <w:numId w:val="26"/>
        </w:numPr>
        <w:rPr>
          <w:rFonts w:ascii="Aptos" w:hAnsi="Aptos"/>
          <w:szCs w:val="22"/>
        </w:rPr>
      </w:pPr>
      <w:r w:rsidRPr="00404E11">
        <w:rPr>
          <w:rFonts w:ascii="Aptos" w:hAnsi="Aptos"/>
          <w:szCs w:val="22"/>
        </w:rPr>
        <w:t>“</w:t>
      </w:r>
      <w:r w:rsidRPr="00446E5F">
        <w:rPr>
          <w:rFonts w:ascii="Aptos" w:hAnsi="Aptos"/>
          <w:b/>
          <w:bCs/>
          <w:szCs w:val="22"/>
        </w:rPr>
        <w:t>Renter</w:t>
      </w:r>
      <w:r w:rsidRPr="00404E11">
        <w:rPr>
          <w:rFonts w:ascii="Aptos" w:hAnsi="Aptos"/>
          <w:szCs w:val="22"/>
        </w:rPr>
        <w:t xml:space="preserve">” means the party named as the </w:t>
      </w:r>
      <w:r w:rsidR="00FA7B4D" w:rsidRPr="00404E11">
        <w:rPr>
          <w:rFonts w:ascii="Aptos" w:hAnsi="Aptos"/>
          <w:szCs w:val="22"/>
        </w:rPr>
        <w:t>R</w:t>
      </w:r>
      <w:r w:rsidRPr="00404E11">
        <w:rPr>
          <w:rFonts w:ascii="Aptos" w:hAnsi="Aptos"/>
          <w:szCs w:val="22"/>
        </w:rPr>
        <w:t xml:space="preserve">enter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1.1(b)(</w:t>
      </w:r>
      <w:proofErr w:type="spellStart"/>
      <w:r w:rsidR="00FA7B4D" w:rsidRPr="00404E11">
        <w:rPr>
          <w:rFonts w:ascii="Aptos" w:hAnsi="Aptos"/>
          <w:szCs w:val="22"/>
        </w:rPr>
        <w:t>i</w:t>
      </w:r>
      <w:proofErr w:type="spellEnd"/>
      <w:r w:rsidR="00FA7B4D" w:rsidRPr="00404E11">
        <w:rPr>
          <w:rFonts w:ascii="Aptos" w:hAnsi="Aptos"/>
          <w:szCs w:val="22"/>
        </w:rPr>
        <w:t>)</w:t>
      </w:r>
      <w:r w:rsidRPr="00404E11">
        <w:rPr>
          <w:rFonts w:ascii="Aptos" w:hAnsi="Aptos"/>
          <w:szCs w:val="22"/>
        </w:rPr>
        <w:t xml:space="preserve"> and includes, without limitation, the </w:t>
      </w:r>
      <w:r w:rsidR="00446E5F">
        <w:rPr>
          <w:rFonts w:ascii="Aptos" w:hAnsi="Aptos"/>
          <w:szCs w:val="22"/>
        </w:rPr>
        <w:t>R</w:t>
      </w:r>
      <w:r w:rsidRPr="00404E11">
        <w:rPr>
          <w:rFonts w:ascii="Aptos" w:hAnsi="Aptos"/>
          <w:szCs w:val="22"/>
        </w:rPr>
        <w:t>enter’s family members, friends, associates, acquaintances, or any other Person entering upon the Land under express or implied invitation of the Renter</w:t>
      </w:r>
      <w:r w:rsidR="00FA7B4D" w:rsidRPr="00404E11">
        <w:rPr>
          <w:rFonts w:ascii="Aptos" w:hAnsi="Aptos"/>
          <w:szCs w:val="22"/>
        </w:rPr>
        <w:t>.</w:t>
      </w:r>
    </w:p>
    <w:p w14:paraId="5A07319A" w14:textId="1EC85143" w:rsidR="00A53975" w:rsidRPr="00404E11" w:rsidRDefault="00A53975" w:rsidP="00031EC7">
      <w:pPr>
        <w:pStyle w:val="BodyText"/>
        <w:numPr>
          <w:ilvl w:val="0"/>
          <w:numId w:val="26"/>
        </w:numPr>
        <w:rPr>
          <w:rFonts w:ascii="Aptos" w:hAnsi="Aptos"/>
          <w:szCs w:val="22"/>
        </w:rPr>
      </w:pPr>
      <w:r w:rsidRPr="00404E11">
        <w:rPr>
          <w:rFonts w:ascii="Aptos" w:hAnsi="Aptos"/>
          <w:szCs w:val="22"/>
        </w:rPr>
        <w:t>“</w:t>
      </w:r>
      <w:r w:rsidRPr="00446E5F">
        <w:rPr>
          <w:rFonts w:ascii="Aptos" w:hAnsi="Aptos"/>
          <w:b/>
          <w:bCs/>
          <w:szCs w:val="22"/>
        </w:rPr>
        <w:t>Term</w:t>
      </w:r>
      <w:r w:rsidRPr="00404E11">
        <w:rPr>
          <w:rFonts w:ascii="Aptos" w:hAnsi="Aptos"/>
          <w:szCs w:val="22"/>
        </w:rPr>
        <w:t xml:space="preserve">” means the </w:t>
      </w:r>
      <w:proofErr w:type="gramStart"/>
      <w:r w:rsidRPr="00404E11">
        <w:rPr>
          <w:rFonts w:ascii="Aptos" w:hAnsi="Aptos"/>
          <w:szCs w:val="22"/>
        </w:rPr>
        <w:t>period of time</w:t>
      </w:r>
      <w:proofErr w:type="gramEnd"/>
      <w:r w:rsidRPr="00404E11">
        <w:rPr>
          <w:rFonts w:ascii="Aptos" w:hAnsi="Aptos"/>
          <w:szCs w:val="22"/>
        </w:rPr>
        <w:t xml:space="preserve"> set out in </w:t>
      </w:r>
      <w:r w:rsidR="00FA7B4D" w:rsidRPr="00404E11">
        <w:rPr>
          <w:rFonts w:ascii="Aptos" w:hAnsi="Aptos"/>
          <w:szCs w:val="22"/>
        </w:rPr>
        <w:t>S</w:t>
      </w:r>
      <w:r w:rsidRPr="00404E11">
        <w:rPr>
          <w:rFonts w:ascii="Aptos" w:hAnsi="Aptos"/>
          <w:szCs w:val="22"/>
        </w:rPr>
        <w:t xml:space="preserve">ection </w:t>
      </w:r>
      <w:r w:rsidR="00FA7B4D" w:rsidRPr="00404E11">
        <w:rPr>
          <w:rFonts w:ascii="Aptos" w:hAnsi="Aptos"/>
          <w:szCs w:val="22"/>
        </w:rPr>
        <w:t>1.1(d)(</w:t>
      </w:r>
      <w:proofErr w:type="spellStart"/>
      <w:r w:rsidR="00FA7B4D" w:rsidRPr="00404E11">
        <w:rPr>
          <w:rFonts w:ascii="Aptos" w:hAnsi="Aptos"/>
          <w:szCs w:val="22"/>
        </w:rPr>
        <w:t>i</w:t>
      </w:r>
      <w:proofErr w:type="spellEnd"/>
      <w:r w:rsidR="00FA7B4D" w:rsidRPr="00404E11">
        <w:rPr>
          <w:rFonts w:ascii="Aptos" w:hAnsi="Aptos"/>
          <w:szCs w:val="22"/>
        </w:rPr>
        <w:t>)</w:t>
      </w:r>
      <w:r w:rsidRPr="00404E11">
        <w:rPr>
          <w:rFonts w:ascii="Aptos" w:hAnsi="Aptos"/>
          <w:szCs w:val="22"/>
        </w:rPr>
        <w:t>.</w:t>
      </w:r>
    </w:p>
    <w:p w14:paraId="666DF541" w14:textId="6A62A6E4" w:rsidR="000178D0" w:rsidRPr="00404E11" w:rsidRDefault="00505D44" w:rsidP="00031EC7">
      <w:pPr>
        <w:pStyle w:val="BodyText"/>
        <w:numPr>
          <w:ilvl w:val="0"/>
          <w:numId w:val="26"/>
        </w:numPr>
        <w:rPr>
          <w:rFonts w:ascii="Aptos" w:hAnsi="Aptos"/>
          <w:szCs w:val="22"/>
        </w:rPr>
      </w:pPr>
      <w:r w:rsidRPr="00404E11">
        <w:rPr>
          <w:rFonts w:ascii="Aptos" w:hAnsi="Aptos"/>
          <w:szCs w:val="22"/>
        </w:rPr>
        <w:t>“</w:t>
      </w:r>
      <w:r w:rsidRPr="00446E5F">
        <w:rPr>
          <w:rFonts w:ascii="Aptos" w:hAnsi="Aptos"/>
          <w:b/>
          <w:bCs/>
          <w:szCs w:val="22"/>
        </w:rPr>
        <w:t>Summer Season</w:t>
      </w:r>
      <w:r w:rsidRPr="00404E11">
        <w:rPr>
          <w:rFonts w:ascii="Aptos" w:hAnsi="Aptos"/>
          <w:szCs w:val="22"/>
        </w:rPr>
        <w:t>”</w:t>
      </w:r>
      <w:r w:rsidR="00A4528E" w:rsidRPr="00404E11">
        <w:rPr>
          <w:rFonts w:ascii="Aptos" w:hAnsi="Aptos"/>
          <w:szCs w:val="22"/>
        </w:rPr>
        <w:t xml:space="preserve"> means the portion of the Term </w:t>
      </w:r>
      <w:r w:rsidR="00A53975" w:rsidRPr="00404E11">
        <w:rPr>
          <w:rFonts w:ascii="Aptos" w:hAnsi="Aptos"/>
          <w:szCs w:val="22"/>
        </w:rPr>
        <w:t xml:space="preserve">described in </w:t>
      </w:r>
      <w:r w:rsidR="00FA7B4D" w:rsidRPr="00404E11">
        <w:rPr>
          <w:rFonts w:ascii="Aptos" w:hAnsi="Aptos"/>
          <w:szCs w:val="22"/>
        </w:rPr>
        <w:t>S</w:t>
      </w:r>
      <w:r w:rsidR="00A53975" w:rsidRPr="00404E11">
        <w:rPr>
          <w:rFonts w:ascii="Aptos" w:hAnsi="Aptos"/>
          <w:szCs w:val="22"/>
        </w:rPr>
        <w:t xml:space="preserve">ection </w:t>
      </w:r>
      <w:r w:rsidR="00FA7B4D" w:rsidRPr="00404E11">
        <w:rPr>
          <w:rFonts w:ascii="Aptos" w:hAnsi="Aptos"/>
          <w:szCs w:val="22"/>
        </w:rPr>
        <w:t>1.1(d)(ii)</w:t>
      </w:r>
      <w:r w:rsidR="00A53975" w:rsidRPr="00404E11">
        <w:rPr>
          <w:rFonts w:ascii="Aptos" w:hAnsi="Aptos"/>
          <w:szCs w:val="22"/>
        </w:rPr>
        <w:t xml:space="preserve"> running from May 1, </w:t>
      </w:r>
      <w:proofErr w:type="gramStart"/>
      <w:r w:rsidR="00A53975" w:rsidRPr="00404E11">
        <w:rPr>
          <w:rFonts w:ascii="Aptos" w:hAnsi="Aptos"/>
          <w:szCs w:val="22"/>
        </w:rPr>
        <w:t>2025</w:t>
      </w:r>
      <w:proofErr w:type="gramEnd"/>
      <w:r w:rsidR="00A53975" w:rsidRPr="00404E11">
        <w:rPr>
          <w:rFonts w:ascii="Aptos" w:hAnsi="Aptos"/>
          <w:szCs w:val="22"/>
        </w:rPr>
        <w:t xml:space="preserve"> to September 30, 2025</w:t>
      </w:r>
      <w:r w:rsidR="00FA7B4D" w:rsidRPr="00404E11">
        <w:rPr>
          <w:rFonts w:ascii="Aptos" w:hAnsi="Aptos"/>
          <w:szCs w:val="22"/>
        </w:rPr>
        <w:t>, subject to Section 4.2.</w:t>
      </w:r>
    </w:p>
    <w:p w14:paraId="531A4E5A" w14:textId="65A9683F" w:rsidR="00651F8C" w:rsidRPr="00404E11" w:rsidRDefault="00505D44" w:rsidP="007F2EFD">
      <w:pPr>
        <w:pStyle w:val="BodyText"/>
        <w:numPr>
          <w:ilvl w:val="0"/>
          <w:numId w:val="26"/>
        </w:numPr>
        <w:spacing w:after="360"/>
        <w:rPr>
          <w:rFonts w:ascii="Aptos" w:hAnsi="Aptos"/>
          <w:szCs w:val="22"/>
        </w:rPr>
      </w:pPr>
      <w:r w:rsidRPr="00404E11">
        <w:rPr>
          <w:rFonts w:ascii="Aptos" w:hAnsi="Aptos"/>
          <w:szCs w:val="22"/>
        </w:rPr>
        <w:t>“</w:t>
      </w:r>
      <w:r w:rsidRPr="00446E5F">
        <w:rPr>
          <w:rFonts w:ascii="Aptos" w:hAnsi="Aptos"/>
          <w:b/>
          <w:bCs/>
          <w:szCs w:val="22"/>
        </w:rPr>
        <w:t>Winter Season</w:t>
      </w:r>
      <w:r w:rsidRPr="00404E11">
        <w:rPr>
          <w:rFonts w:ascii="Aptos" w:hAnsi="Aptos"/>
          <w:szCs w:val="22"/>
        </w:rPr>
        <w:t>”</w:t>
      </w:r>
      <w:r w:rsidR="00A4528E" w:rsidRPr="00404E11">
        <w:rPr>
          <w:rFonts w:ascii="Aptos" w:hAnsi="Aptos"/>
          <w:szCs w:val="22"/>
        </w:rPr>
        <w:t xml:space="preserve"> means the portion of the </w:t>
      </w:r>
      <w:r w:rsidR="00A53975" w:rsidRPr="00404E11">
        <w:rPr>
          <w:rFonts w:ascii="Aptos" w:hAnsi="Aptos"/>
          <w:szCs w:val="22"/>
        </w:rPr>
        <w:t xml:space="preserve">Term </w:t>
      </w:r>
      <w:r w:rsidR="00FA7B4D" w:rsidRPr="00404E11">
        <w:rPr>
          <w:rFonts w:ascii="Aptos" w:hAnsi="Aptos"/>
          <w:szCs w:val="22"/>
        </w:rPr>
        <w:t xml:space="preserve">described in Section 1.1(d)(iii) running from October 1, </w:t>
      </w:r>
      <w:proofErr w:type="gramStart"/>
      <w:r w:rsidR="00FA7B4D" w:rsidRPr="00404E11">
        <w:rPr>
          <w:rFonts w:ascii="Aptos" w:hAnsi="Aptos"/>
          <w:szCs w:val="22"/>
        </w:rPr>
        <w:t>2025</w:t>
      </w:r>
      <w:proofErr w:type="gramEnd"/>
      <w:r w:rsidR="00FA7B4D" w:rsidRPr="00404E11">
        <w:rPr>
          <w:rFonts w:ascii="Aptos" w:hAnsi="Aptos"/>
          <w:szCs w:val="22"/>
        </w:rPr>
        <w:t xml:space="preserve"> to April 30, 2026.</w:t>
      </w:r>
    </w:p>
    <w:p w14:paraId="7015170A" w14:textId="580839C5" w:rsidR="00EE309F" w:rsidRPr="007E7D46" w:rsidRDefault="00EE309F" w:rsidP="00404E11">
      <w:pPr>
        <w:pStyle w:val="Heading1"/>
        <w:keepNext/>
      </w:pPr>
      <w:bookmarkStart w:id="21" w:name="_Toc192235815"/>
      <w:r w:rsidRPr="007E7D46">
        <w:t>ARTICLE 3</w:t>
      </w:r>
      <w:r w:rsidR="003F4562" w:rsidRPr="007E7D46">
        <w:t xml:space="preserve"> </w:t>
      </w:r>
      <w:r w:rsidR="008600F9" w:rsidRPr="008600F9">
        <w:t>–</w:t>
      </w:r>
      <w:r w:rsidR="003F4562" w:rsidRPr="007E7D46">
        <w:t xml:space="preserve"> </w:t>
      </w:r>
      <w:r w:rsidRPr="007E7D46">
        <w:t xml:space="preserve">GRANT OF </w:t>
      </w:r>
      <w:r w:rsidR="00723BF1">
        <w:t>LICENSE</w:t>
      </w:r>
      <w:bookmarkEnd w:id="21"/>
    </w:p>
    <w:p w14:paraId="342C9235" w14:textId="5AD7102E" w:rsidR="000178D0" w:rsidRPr="007E7D46" w:rsidRDefault="00EE309F" w:rsidP="00404E11">
      <w:pPr>
        <w:pStyle w:val="Heading2"/>
        <w:keepNext/>
      </w:pPr>
      <w:bookmarkStart w:id="22" w:name="_Toc192235816"/>
      <w:r w:rsidRPr="007E7D46">
        <w:t>3.1</w:t>
      </w:r>
      <w:r w:rsidRPr="007E7D46">
        <w:tab/>
        <w:t>Grant</w:t>
      </w:r>
      <w:bookmarkEnd w:id="22"/>
    </w:p>
    <w:p w14:paraId="6A94D8BA" w14:textId="53FADE9F" w:rsidR="00EE309F" w:rsidRPr="007E7D46" w:rsidRDefault="00EE309F" w:rsidP="004F3A81">
      <w:pPr>
        <w:pStyle w:val="BodyText"/>
        <w:rPr>
          <w:rFonts w:ascii="Aptos" w:hAnsi="Aptos"/>
        </w:rPr>
      </w:pPr>
      <w:r w:rsidRPr="007E7D46">
        <w:rPr>
          <w:rFonts w:ascii="Aptos" w:hAnsi="Aptos"/>
        </w:rPr>
        <w:tab/>
        <w:t>In consideration of the Rent, covenants and agreements hereinafter reserved and contained on the part of the Renter to be paid, observed and performed, the Operator</w:t>
      </w:r>
      <w:r w:rsidR="00092A55">
        <w:rPr>
          <w:rFonts w:ascii="Aptos" w:hAnsi="Aptos"/>
        </w:rPr>
        <w:t xml:space="preserve"> </w:t>
      </w:r>
      <w:r w:rsidR="00446E5F">
        <w:rPr>
          <w:rFonts w:ascii="Aptos" w:hAnsi="Aptos"/>
        </w:rPr>
        <w:t>grant</w:t>
      </w:r>
      <w:r w:rsidR="00C36B57">
        <w:rPr>
          <w:rFonts w:ascii="Aptos" w:hAnsi="Aptos"/>
        </w:rPr>
        <w:t>s</w:t>
      </w:r>
      <w:r w:rsidR="00446E5F">
        <w:rPr>
          <w:rFonts w:ascii="Aptos" w:hAnsi="Aptos"/>
        </w:rPr>
        <w:t xml:space="preserve"> a non-exclusive</w:t>
      </w:r>
      <w:r w:rsidRPr="007E7D46">
        <w:rPr>
          <w:rFonts w:ascii="Aptos" w:hAnsi="Aptos"/>
        </w:rPr>
        <w:t xml:space="preserve"> </w:t>
      </w:r>
      <w:r w:rsidR="00723BF1">
        <w:rPr>
          <w:rFonts w:ascii="Aptos" w:hAnsi="Aptos"/>
        </w:rPr>
        <w:t>license</w:t>
      </w:r>
      <w:r w:rsidR="00446E5F">
        <w:rPr>
          <w:rFonts w:ascii="Aptos" w:hAnsi="Aptos"/>
        </w:rPr>
        <w:t xml:space="preserve"> of</w:t>
      </w:r>
      <w:r w:rsidRPr="007E7D46">
        <w:rPr>
          <w:rFonts w:ascii="Aptos" w:hAnsi="Aptos"/>
        </w:rPr>
        <w:t xml:space="preserve"> the Campsite to the Renter</w:t>
      </w:r>
      <w:r w:rsidR="00446E5F">
        <w:rPr>
          <w:rFonts w:ascii="Aptos" w:hAnsi="Aptos"/>
        </w:rPr>
        <w:t xml:space="preserve"> for the Term,</w:t>
      </w:r>
      <w:r w:rsidRPr="007E7D46">
        <w:rPr>
          <w:rFonts w:ascii="Aptos" w:hAnsi="Aptos"/>
        </w:rPr>
        <w:t xml:space="preserve"> subject to the terms and conditions of this </w:t>
      </w:r>
      <w:r w:rsidR="00723BF1">
        <w:rPr>
          <w:rFonts w:ascii="Aptos" w:hAnsi="Aptos"/>
        </w:rPr>
        <w:t>License</w:t>
      </w:r>
      <w:r w:rsidRPr="007E7D46">
        <w:rPr>
          <w:rFonts w:ascii="Aptos" w:hAnsi="Aptos"/>
        </w:rPr>
        <w:t>. The Operator grant</w:t>
      </w:r>
      <w:r w:rsidR="00C36B57">
        <w:rPr>
          <w:rFonts w:ascii="Aptos" w:hAnsi="Aptos"/>
        </w:rPr>
        <w:t>s</w:t>
      </w:r>
      <w:r w:rsidRPr="007E7D46">
        <w:rPr>
          <w:rFonts w:ascii="Aptos" w:hAnsi="Aptos"/>
        </w:rPr>
        <w:t xml:space="preserve"> to the Renter a </w:t>
      </w:r>
      <w:r w:rsidR="00A2485B" w:rsidRPr="007E7D46">
        <w:rPr>
          <w:rFonts w:ascii="Aptos" w:hAnsi="Aptos"/>
        </w:rPr>
        <w:t xml:space="preserve">non-exclusive </w:t>
      </w:r>
      <w:proofErr w:type="spellStart"/>
      <w:r w:rsidR="00A2485B" w:rsidRPr="007E7D46">
        <w:rPr>
          <w:rFonts w:ascii="Aptos" w:hAnsi="Aptos"/>
        </w:rPr>
        <w:t>licence</w:t>
      </w:r>
      <w:proofErr w:type="spellEnd"/>
      <w:r w:rsidR="00A2485B" w:rsidRPr="007E7D46">
        <w:rPr>
          <w:rFonts w:ascii="Aptos" w:hAnsi="Aptos"/>
        </w:rPr>
        <w:t xml:space="preserve"> throughout the Term to the benefit or use (as may be appropriate) of th</w:t>
      </w:r>
      <w:r w:rsidR="005900B6" w:rsidRPr="007E7D46">
        <w:rPr>
          <w:rFonts w:ascii="Aptos" w:hAnsi="Aptos"/>
        </w:rPr>
        <w:t>e</w:t>
      </w:r>
      <w:r w:rsidR="00A2485B" w:rsidRPr="007E7D46">
        <w:rPr>
          <w:rFonts w:ascii="Aptos" w:hAnsi="Aptos"/>
        </w:rPr>
        <w:t xml:space="preserve"> </w:t>
      </w:r>
      <w:r w:rsidR="005900B6" w:rsidRPr="007E7D46">
        <w:rPr>
          <w:rFonts w:ascii="Aptos" w:hAnsi="Aptos"/>
        </w:rPr>
        <w:t>Campground</w:t>
      </w:r>
      <w:r w:rsidR="00A2485B" w:rsidRPr="007E7D46">
        <w:rPr>
          <w:rFonts w:ascii="Aptos" w:hAnsi="Aptos"/>
        </w:rPr>
        <w:t xml:space="preserve"> which provide</w:t>
      </w:r>
      <w:r w:rsidR="005900B6" w:rsidRPr="007E7D46">
        <w:rPr>
          <w:rFonts w:ascii="Aptos" w:hAnsi="Aptos"/>
        </w:rPr>
        <w:t>s</w:t>
      </w:r>
      <w:r w:rsidR="00A2485B" w:rsidRPr="007E7D46">
        <w:rPr>
          <w:rFonts w:ascii="Aptos" w:hAnsi="Aptos"/>
        </w:rPr>
        <w:t xml:space="preserve"> access to the Campsite or which are generally made available to all </w:t>
      </w:r>
      <w:r w:rsidR="00446E5F">
        <w:rPr>
          <w:rFonts w:ascii="Aptos" w:hAnsi="Aptos"/>
        </w:rPr>
        <w:t>licensees</w:t>
      </w:r>
      <w:r w:rsidR="00A2485B" w:rsidRPr="007E7D46">
        <w:rPr>
          <w:rFonts w:ascii="Aptos" w:hAnsi="Aptos"/>
        </w:rPr>
        <w:t xml:space="preserve"> </w:t>
      </w:r>
      <w:r w:rsidR="00446E5F">
        <w:rPr>
          <w:rFonts w:ascii="Aptos" w:hAnsi="Aptos"/>
        </w:rPr>
        <w:t>of</w:t>
      </w:r>
      <w:r w:rsidR="00A2485B" w:rsidRPr="007E7D46">
        <w:rPr>
          <w:rFonts w:ascii="Aptos" w:hAnsi="Aptos"/>
        </w:rPr>
        <w:t xml:space="preserve"> the Land, in common with other </w:t>
      </w:r>
      <w:r w:rsidR="00446E5F">
        <w:rPr>
          <w:rFonts w:ascii="Aptos" w:hAnsi="Aptos"/>
        </w:rPr>
        <w:t>licensees</w:t>
      </w:r>
      <w:r w:rsidR="00A2485B" w:rsidRPr="007E7D46">
        <w:rPr>
          <w:rFonts w:ascii="Aptos" w:hAnsi="Aptos"/>
        </w:rPr>
        <w:t xml:space="preserve"> of the Land and with all others entitled thereto, subject to the terms and conditions of this </w:t>
      </w:r>
      <w:r w:rsidR="00723BF1">
        <w:rPr>
          <w:rFonts w:ascii="Aptos" w:hAnsi="Aptos"/>
        </w:rPr>
        <w:t>License</w:t>
      </w:r>
      <w:r w:rsidR="00A2485B" w:rsidRPr="007E7D46">
        <w:rPr>
          <w:rFonts w:ascii="Aptos" w:hAnsi="Aptos"/>
        </w:rPr>
        <w:t>.</w:t>
      </w:r>
    </w:p>
    <w:p w14:paraId="25AF5FB4" w14:textId="5F290FCC" w:rsidR="00A2485B" w:rsidRPr="007E7D46" w:rsidRDefault="00A2485B" w:rsidP="004F3A81">
      <w:pPr>
        <w:pStyle w:val="Heading1"/>
        <w:keepNext/>
      </w:pPr>
      <w:bookmarkStart w:id="23" w:name="_Toc192235819"/>
      <w:r w:rsidRPr="007E7D46">
        <w:lastRenderedPageBreak/>
        <w:t>ARTICLE 4</w:t>
      </w:r>
      <w:r w:rsidR="003F4562" w:rsidRPr="007E7D46">
        <w:t xml:space="preserve"> </w:t>
      </w:r>
      <w:r w:rsidR="008600F9" w:rsidRPr="008600F9">
        <w:t>–</w:t>
      </w:r>
      <w:r w:rsidR="003F4562" w:rsidRPr="007E7D46">
        <w:t xml:space="preserve"> </w:t>
      </w:r>
      <w:r w:rsidRPr="007E7D46">
        <w:t>TERM AND POSSESSION</w:t>
      </w:r>
      <w:bookmarkEnd w:id="23"/>
    </w:p>
    <w:p w14:paraId="62EB7FD2" w14:textId="04C7D472" w:rsidR="00A2485B" w:rsidRPr="007E7D46" w:rsidRDefault="00A2485B" w:rsidP="004F3A81">
      <w:pPr>
        <w:pStyle w:val="Heading2"/>
        <w:keepNext/>
      </w:pPr>
      <w:bookmarkStart w:id="24" w:name="_Toc192235820"/>
      <w:r w:rsidRPr="007E7D46">
        <w:t>4.1</w:t>
      </w:r>
      <w:r w:rsidRPr="007E7D46">
        <w:tab/>
        <w:t>Term</w:t>
      </w:r>
      <w:bookmarkEnd w:id="24"/>
    </w:p>
    <w:p w14:paraId="3B1CBF8E" w14:textId="4EF17C64" w:rsidR="00A2485B" w:rsidRPr="007E7D46" w:rsidRDefault="00F614E4" w:rsidP="00201490">
      <w:pPr>
        <w:pStyle w:val="BodyText"/>
        <w:ind w:firstLine="720"/>
        <w:rPr>
          <w:rFonts w:ascii="Aptos" w:hAnsi="Aptos"/>
        </w:rPr>
      </w:pPr>
      <w:r>
        <w:rPr>
          <w:rFonts w:ascii="Aptos" w:hAnsi="Aptos"/>
        </w:rPr>
        <w:t>T</w:t>
      </w:r>
      <w:r w:rsidR="00194468" w:rsidRPr="007E7D46">
        <w:rPr>
          <w:rFonts w:ascii="Aptos" w:hAnsi="Aptos"/>
        </w:rPr>
        <w:t xml:space="preserve">his </w:t>
      </w:r>
      <w:r w:rsidR="00723BF1">
        <w:rPr>
          <w:rFonts w:ascii="Aptos" w:hAnsi="Aptos"/>
        </w:rPr>
        <w:t>License</w:t>
      </w:r>
      <w:r w:rsidR="00194468" w:rsidRPr="007E7D46">
        <w:rPr>
          <w:rFonts w:ascii="Aptos" w:hAnsi="Aptos"/>
        </w:rPr>
        <w:t xml:space="preserve"> shall </w:t>
      </w:r>
      <w:r>
        <w:rPr>
          <w:rFonts w:ascii="Aptos" w:hAnsi="Aptos"/>
        </w:rPr>
        <w:t>continue</w:t>
      </w:r>
      <w:r w:rsidR="00194468" w:rsidRPr="007E7D46">
        <w:rPr>
          <w:rFonts w:ascii="Aptos" w:hAnsi="Aptos"/>
        </w:rPr>
        <w:t xml:space="preserve"> for the </w:t>
      </w:r>
      <w:r>
        <w:rPr>
          <w:rFonts w:ascii="Aptos" w:hAnsi="Aptos"/>
        </w:rPr>
        <w:t>Term</w:t>
      </w:r>
      <w:r w:rsidR="00194468" w:rsidRPr="007E7D46">
        <w:rPr>
          <w:rFonts w:ascii="Aptos" w:hAnsi="Aptos"/>
        </w:rPr>
        <w:t xml:space="preserve"> unless terminated earlier as provided in this </w:t>
      </w:r>
      <w:r w:rsidR="00723BF1">
        <w:rPr>
          <w:rFonts w:ascii="Aptos" w:hAnsi="Aptos"/>
        </w:rPr>
        <w:t>License</w:t>
      </w:r>
      <w:r w:rsidR="00194468" w:rsidRPr="007E7D46">
        <w:rPr>
          <w:rFonts w:ascii="Aptos" w:hAnsi="Aptos"/>
        </w:rPr>
        <w:t xml:space="preserve">. The Term of this </w:t>
      </w:r>
      <w:r w:rsidR="00723BF1">
        <w:rPr>
          <w:rFonts w:ascii="Aptos" w:hAnsi="Aptos"/>
        </w:rPr>
        <w:t>License</w:t>
      </w:r>
      <w:r w:rsidR="00194468" w:rsidRPr="007E7D46">
        <w:rPr>
          <w:rFonts w:ascii="Aptos" w:hAnsi="Aptos"/>
        </w:rPr>
        <w:t xml:space="preserve"> is</w:t>
      </w:r>
      <w:r w:rsidR="00C43284" w:rsidRPr="007E7D46">
        <w:rPr>
          <w:rFonts w:ascii="Aptos" w:hAnsi="Aptos"/>
        </w:rPr>
        <w:t xml:space="preserve"> divided</w:t>
      </w:r>
      <w:r w:rsidR="00194468" w:rsidRPr="007E7D46">
        <w:rPr>
          <w:rFonts w:ascii="Aptos" w:hAnsi="Aptos"/>
        </w:rPr>
        <w:t xml:space="preserve"> </w:t>
      </w:r>
      <w:r w:rsidR="00C43284" w:rsidRPr="007E7D46">
        <w:rPr>
          <w:rFonts w:ascii="Aptos" w:hAnsi="Aptos"/>
        </w:rPr>
        <w:t>between</w:t>
      </w:r>
      <w:r w:rsidR="00194468" w:rsidRPr="007E7D46">
        <w:rPr>
          <w:rFonts w:ascii="Aptos" w:hAnsi="Aptos"/>
        </w:rPr>
        <w:t xml:space="preserve"> </w:t>
      </w:r>
      <w:r w:rsidR="00C43284" w:rsidRPr="007E7D46">
        <w:rPr>
          <w:rFonts w:ascii="Aptos" w:hAnsi="Aptos"/>
        </w:rPr>
        <w:t xml:space="preserve">the Summer Season and the Winter Season with differing terms and conditions as set out </w:t>
      </w:r>
      <w:r w:rsidR="00446E5F">
        <w:rPr>
          <w:rFonts w:ascii="Aptos" w:hAnsi="Aptos"/>
        </w:rPr>
        <w:t>herein</w:t>
      </w:r>
      <w:r w:rsidR="00C43284" w:rsidRPr="007E7D46">
        <w:rPr>
          <w:rFonts w:ascii="Aptos" w:hAnsi="Aptos"/>
        </w:rPr>
        <w:t>.</w:t>
      </w:r>
      <w:r w:rsidR="00096FE8" w:rsidRPr="007E7D46">
        <w:rPr>
          <w:rFonts w:ascii="Aptos" w:hAnsi="Aptos"/>
        </w:rPr>
        <w:t xml:space="preserve"> </w:t>
      </w:r>
    </w:p>
    <w:p w14:paraId="49FE5FB2" w14:textId="6AE15CA8" w:rsidR="00A2485B" w:rsidRPr="007E7D46" w:rsidRDefault="00A2485B" w:rsidP="003F4562">
      <w:pPr>
        <w:pStyle w:val="Heading2"/>
      </w:pPr>
      <w:bookmarkStart w:id="25" w:name="_Toc192235821"/>
      <w:r w:rsidRPr="007E7D46">
        <w:t>4.2</w:t>
      </w:r>
      <w:r w:rsidRPr="007E7D46">
        <w:tab/>
        <w:t>Summer Season</w:t>
      </w:r>
      <w:bookmarkEnd w:id="25"/>
    </w:p>
    <w:p w14:paraId="6C570DE4" w14:textId="6763EBC2" w:rsidR="00A2485B" w:rsidRPr="007E7D46" w:rsidRDefault="00C43284" w:rsidP="00201490">
      <w:pPr>
        <w:pStyle w:val="BodyText"/>
        <w:ind w:firstLine="720"/>
        <w:rPr>
          <w:rFonts w:ascii="Aptos" w:hAnsi="Aptos"/>
        </w:rPr>
      </w:pPr>
      <w:r w:rsidRPr="007E7D46">
        <w:rPr>
          <w:rFonts w:ascii="Aptos" w:hAnsi="Aptos"/>
        </w:rPr>
        <w:t xml:space="preserve">The Summer Season </w:t>
      </w:r>
      <w:r w:rsidR="00C36B57">
        <w:rPr>
          <w:rFonts w:ascii="Aptos" w:hAnsi="Aptos"/>
        </w:rPr>
        <w:t>is</w:t>
      </w:r>
      <w:r w:rsidRPr="007E7D46">
        <w:rPr>
          <w:rFonts w:ascii="Aptos" w:hAnsi="Aptos"/>
        </w:rPr>
        <w:t xml:space="preserve"> the </w:t>
      </w:r>
      <w:r w:rsidR="00C36B57" w:rsidRPr="007E7D46">
        <w:rPr>
          <w:rFonts w:ascii="Aptos" w:hAnsi="Aptos"/>
        </w:rPr>
        <w:t>period</w:t>
      </w:r>
      <w:r w:rsidR="00C36B57">
        <w:rPr>
          <w:rFonts w:ascii="Aptos" w:hAnsi="Aptos"/>
        </w:rPr>
        <w:t xml:space="preserve"> of the Term</w:t>
      </w:r>
      <w:r w:rsidRPr="007E7D46">
        <w:rPr>
          <w:rFonts w:ascii="Aptos" w:hAnsi="Aptos"/>
        </w:rPr>
        <w:t xml:space="preserve"> </w:t>
      </w:r>
      <w:r w:rsidR="00C36B57">
        <w:rPr>
          <w:rFonts w:ascii="Aptos" w:hAnsi="Aptos"/>
        </w:rPr>
        <w:t>referenced</w:t>
      </w:r>
      <w:r w:rsidRPr="007E7D46">
        <w:rPr>
          <w:rFonts w:ascii="Aptos" w:hAnsi="Aptos"/>
        </w:rPr>
        <w:t xml:space="preserve"> in </w:t>
      </w:r>
      <w:r w:rsidR="00FA7B4D" w:rsidRPr="007E7D46">
        <w:rPr>
          <w:rFonts w:ascii="Aptos" w:hAnsi="Aptos"/>
        </w:rPr>
        <w:t>S</w:t>
      </w:r>
      <w:r w:rsidRPr="007E7D46">
        <w:rPr>
          <w:rFonts w:ascii="Aptos" w:hAnsi="Aptos"/>
        </w:rPr>
        <w:t xml:space="preserve">ection </w:t>
      </w:r>
      <w:r w:rsidR="00FA7B4D" w:rsidRPr="007E7D46">
        <w:rPr>
          <w:rFonts w:ascii="Aptos" w:hAnsi="Aptos"/>
        </w:rPr>
        <w:t>1.1(d)(ii)</w:t>
      </w:r>
      <w:r w:rsidRPr="007E7D46">
        <w:rPr>
          <w:rFonts w:ascii="Aptos" w:hAnsi="Aptos"/>
        </w:rPr>
        <w:t>.</w:t>
      </w:r>
      <w:r w:rsidR="00096FE8" w:rsidRPr="007E7D46">
        <w:rPr>
          <w:rFonts w:ascii="Aptos" w:hAnsi="Aptos"/>
        </w:rPr>
        <w:t xml:space="preserve"> </w:t>
      </w:r>
      <w:r w:rsidR="000C48C4" w:rsidRPr="007E7D46">
        <w:rPr>
          <w:rFonts w:ascii="Aptos" w:hAnsi="Aptos"/>
        </w:rPr>
        <w:t xml:space="preserve">Notwithstanding </w:t>
      </w:r>
      <w:r w:rsidR="00213E70" w:rsidRPr="007E7D46">
        <w:rPr>
          <w:rFonts w:ascii="Aptos" w:hAnsi="Aptos"/>
        </w:rPr>
        <w:t>S</w:t>
      </w:r>
      <w:r w:rsidR="000C48C4" w:rsidRPr="007E7D46">
        <w:rPr>
          <w:rFonts w:ascii="Aptos" w:hAnsi="Aptos"/>
        </w:rPr>
        <w:t xml:space="preserve">ection </w:t>
      </w:r>
      <w:r w:rsidR="00FA7B4D" w:rsidRPr="007E7D46">
        <w:rPr>
          <w:rFonts w:ascii="Aptos" w:hAnsi="Aptos"/>
        </w:rPr>
        <w:t>1.1(d)(ii)</w:t>
      </w:r>
      <w:r w:rsidR="000C48C4" w:rsidRPr="007E7D46">
        <w:rPr>
          <w:rFonts w:ascii="Aptos" w:hAnsi="Aptos"/>
        </w:rPr>
        <w:t xml:space="preserve">, </w:t>
      </w:r>
      <w:r w:rsidR="00146BC9" w:rsidRPr="007E7D46">
        <w:rPr>
          <w:rFonts w:ascii="Aptos" w:hAnsi="Aptos"/>
        </w:rPr>
        <w:t>the Operator, at its sole and arbitrary discretion, may shorten the Summer Season</w:t>
      </w:r>
      <w:r w:rsidR="00F641FB">
        <w:rPr>
          <w:rFonts w:ascii="Aptos" w:hAnsi="Aptos"/>
        </w:rPr>
        <w:t xml:space="preserve"> on Notice to the Renter (the “Winter Notice”)</w:t>
      </w:r>
      <w:r w:rsidR="00146BC9" w:rsidRPr="007E7D46">
        <w:rPr>
          <w:rFonts w:ascii="Aptos" w:hAnsi="Aptos"/>
        </w:rPr>
        <w:t xml:space="preserve"> for any reason including but not limited to, the weather</w:t>
      </w:r>
      <w:r w:rsidR="00820DCA" w:rsidRPr="007E7D46">
        <w:rPr>
          <w:rFonts w:ascii="Aptos" w:hAnsi="Aptos"/>
        </w:rPr>
        <w:t>,</w:t>
      </w:r>
      <w:r w:rsidR="00C36B57">
        <w:rPr>
          <w:rFonts w:ascii="Aptos" w:hAnsi="Aptos"/>
        </w:rPr>
        <w:t xml:space="preserve"> convenience, or causes beyond the Operator’s control,</w:t>
      </w:r>
      <w:r w:rsidR="00F641FB">
        <w:rPr>
          <w:rFonts w:ascii="Aptos" w:hAnsi="Aptos"/>
        </w:rPr>
        <w:t xml:space="preserve"> upon which the Winter Season shall begin early on the date specified in the Winter Notice, and all terms and conditions herein respecting the Winter Season shall apply from that date</w:t>
      </w:r>
      <w:r w:rsidR="00252E08">
        <w:rPr>
          <w:rFonts w:ascii="Aptos" w:hAnsi="Aptos"/>
        </w:rPr>
        <w:t>,</w:t>
      </w:r>
      <w:r w:rsidR="00C36B57">
        <w:rPr>
          <w:rFonts w:ascii="Aptos" w:hAnsi="Aptos"/>
        </w:rPr>
        <w:t xml:space="preserve"> all</w:t>
      </w:r>
      <w:r w:rsidR="00820DCA" w:rsidRPr="007E7D46">
        <w:rPr>
          <w:rFonts w:ascii="Aptos" w:hAnsi="Aptos"/>
        </w:rPr>
        <w:t xml:space="preserve"> without refund or </w:t>
      </w:r>
      <w:r w:rsidR="00C36B57">
        <w:rPr>
          <w:rFonts w:ascii="Aptos" w:hAnsi="Aptos"/>
        </w:rPr>
        <w:t>abatement</w:t>
      </w:r>
      <w:r w:rsidR="00820DCA" w:rsidRPr="007E7D46">
        <w:rPr>
          <w:rFonts w:ascii="Aptos" w:hAnsi="Aptos"/>
        </w:rPr>
        <w:t xml:space="preserve"> of </w:t>
      </w:r>
      <w:r w:rsidR="00C36B57">
        <w:rPr>
          <w:rFonts w:ascii="Aptos" w:hAnsi="Aptos"/>
        </w:rPr>
        <w:t xml:space="preserve">any </w:t>
      </w:r>
      <w:r w:rsidR="00820DCA" w:rsidRPr="007E7D46">
        <w:rPr>
          <w:rFonts w:ascii="Aptos" w:hAnsi="Aptos"/>
        </w:rPr>
        <w:t>Rent.</w:t>
      </w:r>
    </w:p>
    <w:p w14:paraId="1DDCCC4E" w14:textId="49669A3C" w:rsidR="00096FE8" w:rsidRPr="007E7D46" w:rsidRDefault="00096FE8" w:rsidP="003F4562">
      <w:pPr>
        <w:pStyle w:val="Heading2"/>
      </w:pPr>
      <w:bookmarkStart w:id="26" w:name="_Toc192235823"/>
      <w:r w:rsidRPr="007E7D46">
        <w:t>4.</w:t>
      </w:r>
      <w:r w:rsidR="00DC5169">
        <w:t>3</w:t>
      </w:r>
      <w:r w:rsidRPr="007E7D46">
        <w:tab/>
        <w:t xml:space="preserve">Acceptance of </w:t>
      </w:r>
      <w:bookmarkEnd w:id="26"/>
      <w:r w:rsidR="00961E39">
        <w:t>Campsite</w:t>
      </w:r>
    </w:p>
    <w:p w14:paraId="40236A68" w14:textId="26C25F48" w:rsidR="00096FE8" w:rsidRPr="007E7D46" w:rsidRDefault="00C63522" w:rsidP="00201490">
      <w:pPr>
        <w:pStyle w:val="BodyText"/>
        <w:ind w:firstLine="720"/>
        <w:rPr>
          <w:rFonts w:ascii="Aptos" w:hAnsi="Aptos"/>
        </w:rPr>
      </w:pPr>
      <w:r w:rsidRPr="007E7D46">
        <w:rPr>
          <w:rFonts w:ascii="Aptos" w:hAnsi="Aptos"/>
        </w:rPr>
        <w:t xml:space="preserve">The Renter </w:t>
      </w:r>
      <w:r w:rsidR="005730FA">
        <w:rPr>
          <w:rFonts w:ascii="Aptos" w:hAnsi="Aptos"/>
        </w:rPr>
        <w:t>shall keep</w:t>
      </w:r>
      <w:r w:rsidRPr="007E7D46">
        <w:rPr>
          <w:rFonts w:ascii="Aptos" w:hAnsi="Aptos"/>
        </w:rPr>
        <w:t xml:space="preserve"> the Campsite</w:t>
      </w:r>
      <w:r w:rsidR="00F614E4">
        <w:rPr>
          <w:rFonts w:ascii="Aptos" w:hAnsi="Aptos"/>
        </w:rPr>
        <w:t xml:space="preserve"> and surrounding areas</w:t>
      </w:r>
      <w:r w:rsidR="005D6EF5">
        <w:rPr>
          <w:rFonts w:ascii="Aptos" w:hAnsi="Aptos"/>
        </w:rPr>
        <w:t xml:space="preserve"> clean, tidy, organized, and in</w:t>
      </w:r>
      <w:r w:rsidRPr="007E7D46">
        <w:rPr>
          <w:rFonts w:ascii="Aptos" w:hAnsi="Aptos"/>
        </w:rPr>
        <w:t xml:space="preserve"> good working condition without any defects, hazards or faults, inclusive of any personal property located thereon</w:t>
      </w:r>
      <w:r w:rsidR="005730FA">
        <w:rPr>
          <w:rFonts w:ascii="Aptos" w:hAnsi="Aptos"/>
        </w:rPr>
        <w:t>.</w:t>
      </w:r>
      <w:r w:rsidRPr="007E7D46">
        <w:rPr>
          <w:rFonts w:ascii="Aptos" w:hAnsi="Aptos"/>
        </w:rPr>
        <w:t xml:space="preserve"> </w:t>
      </w:r>
      <w:r w:rsidR="005730FA">
        <w:rPr>
          <w:rFonts w:ascii="Aptos" w:hAnsi="Aptos"/>
        </w:rPr>
        <w:t>T</w:t>
      </w:r>
      <w:r w:rsidRPr="007E7D46">
        <w:rPr>
          <w:rFonts w:ascii="Aptos" w:hAnsi="Aptos"/>
        </w:rPr>
        <w:t xml:space="preserve">he Renter shall notify the Operator of any defects in the Campsite no later than seven (7) days following </w:t>
      </w:r>
      <w:r w:rsidR="005730FA">
        <w:rPr>
          <w:rFonts w:ascii="Aptos" w:hAnsi="Aptos"/>
        </w:rPr>
        <w:t>the C</w:t>
      </w:r>
      <w:r w:rsidRPr="007E7D46">
        <w:rPr>
          <w:rFonts w:ascii="Aptos" w:hAnsi="Aptos"/>
        </w:rPr>
        <w:t xml:space="preserve">ommencement </w:t>
      </w:r>
      <w:r w:rsidR="005730FA">
        <w:rPr>
          <w:rFonts w:ascii="Aptos" w:hAnsi="Aptos"/>
        </w:rPr>
        <w:t>Date</w:t>
      </w:r>
      <w:r w:rsidRPr="007E7D46">
        <w:rPr>
          <w:rFonts w:ascii="Aptos" w:hAnsi="Aptos"/>
        </w:rPr>
        <w:t>, after which the Renter shall be deemed to have accepted the Campsite in its existing state and the Operator shall have no further obligation</w:t>
      </w:r>
      <w:r w:rsidR="005730FA">
        <w:rPr>
          <w:rFonts w:ascii="Aptos" w:hAnsi="Aptos"/>
        </w:rPr>
        <w:t xml:space="preserve"> or liability</w:t>
      </w:r>
      <w:r w:rsidRPr="007E7D46">
        <w:rPr>
          <w:rFonts w:ascii="Aptos" w:hAnsi="Aptos"/>
        </w:rPr>
        <w:t xml:space="preserve"> to the Renter for any defects, hazards or faults </w:t>
      </w:r>
      <w:r w:rsidR="005730FA">
        <w:rPr>
          <w:rFonts w:ascii="Aptos" w:hAnsi="Aptos"/>
        </w:rPr>
        <w:t>with respect to the Campsite</w:t>
      </w:r>
      <w:r w:rsidRPr="007E7D46">
        <w:rPr>
          <w:rFonts w:ascii="Aptos" w:hAnsi="Aptos"/>
        </w:rPr>
        <w:t>.</w:t>
      </w:r>
    </w:p>
    <w:p w14:paraId="2E09B56D" w14:textId="3118AA90" w:rsidR="00C63522" w:rsidRPr="007E7D46" w:rsidRDefault="00C63522" w:rsidP="005730FA">
      <w:pPr>
        <w:pStyle w:val="Heading1"/>
        <w:keepNext/>
      </w:pPr>
      <w:bookmarkStart w:id="27" w:name="_Toc192235824"/>
      <w:r w:rsidRPr="007E7D46">
        <w:t>ARTICLE 5</w:t>
      </w:r>
      <w:r w:rsidR="003F4562" w:rsidRPr="007E7D46">
        <w:t xml:space="preserve"> </w:t>
      </w:r>
      <w:r w:rsidR="008600F9">
        <w:t>–</w:t>
      </w:r>
      <w:r w:rsidR="003F4562" w:rsidRPr="007E7D46">
        <w:t xml:space="preserve"> </w:t>
      </w:r>
      <w:r w:rsidR="008600F9">
        <w:t xml:space="preserve">DEPOSIT, </w:t>
      </w:r>
      <w:r w:rsidRPr="007E7D46">
        <w:t>RENT</w:t>
      </w:r>
      <w:r w:rsidR="008600F9">
        <w:t>,</w:t>
      </w:r>
      <w:r w:rsidRPr="007E7D46">
        <w:t xml:space="preserve"> AND OCCUPANCY COSTS</w:t>
      </w:r>
      <w:bookmarkEnd w:id="27"/>
    </w:p>
    <w:p w14:paraId="4281A606" w14:textId="7F31D4C0" w:rsidR="00C63522" w:rsidRPr="007E7D46" w:rsidRDefault="00C63522" w:rsidP="003F4562">
      <w:pPr>
        <w:pStyle w:val="Heading2"/>
      </w:pPr>
      <w:bookmarkStart w:id="28" w:name="_Toc192235825"/>
      <w:r w:rsidRPr="007E7D46">
        <w:t>5.1</w:t>
      </w:r>
      <w:r w:rsidRPr="007E7D46">
        <w:tab/>
      </w:r>
      <w:del w:id="29" w:author="Tim Latimer" w:date="2025-03-12T16:49:00Z" w16du:dateUtc="2025-03-12T22:49:00Z">
        <w:r w:rsidR="0093260F" w:rsidDel="00927961">
          <w:delText xml:space="preserve">Deposit and </w:delText>
        </w:r>
      </w:del>
      <w:r w:rsidRPr="007E7D46">
        <w:t>Rent</w:t>
      </w:r>
      <w:bookmarkEnd w:id="28"/>
    </w:p>
    <w:p w14:paraId="73EE7E47" w14:textId="4C9108CA" w:rsidR="00C63522" w:rsidRPr="007E7D46" w:rsidRDefault="00C63522" w:rsidP="00201490">
      <w:pPr>
        <w:pStyle w:val="BodyText"/>
        <w:ind w:firstLine="720"/>
        <w:rPr>
          <w:rFonts w:ascii="Aptos" w:hAnsi="Aptos"/>
        </w:rPr>
      </w:pPr>
      <w:r w:rsidRPr="007E7D46">
        <w:rPr>
          <w:rFonts w:ascii="Aptos" w:hAnsi="Aptos"/>
        </w:rPr>
        <w:t xml:space="preserve">The Renter shall pay to the Operator the </w:t>
      </w:r>
      <w:del w:id="30" w:author="Tim Latimer" w:date="2025-03-12T16:49:00Z" w16du:dateUtc="2025-03-12T22:49:00Z">
        <w:r w:rsidR="0093260F" w:rsidDel="00927961">
          <w:rPr>
            <w:rFonts w:ascii="Aptos" w:hAnsi="Aptos"/>
          </w:rPr>
          <w:delText xml:space="preserve">Deposit and </w:delText>
        </w:r>
      </w:del>
      <w:r w:rsidR="00885C1C">
        <w:rPr>
          <w:rFonts w:ascii="Aptos" w:hAnsi="Aptos"/>
        </w:rPr>
        <w:t xml:space="preserve">Annual </w:t>
      </w:r>
      <w:r w:rsidRPr="007E7D46">
        <w:rPr>
          <w:rFonts w:ascii="Aptos" w:hAnsi="Aptos"/>
        </w:rPr>
        <w:t>Rent no later than thirty (30) days prior to the Commencement Date</w:t>
      </w:r>
      <w:r w:rsidR="0093260F">
        <w:rPr>
          <w:rFonts w:ascii="Aptos" w:hAnsi="Aptos"/>
        </w:rPr>
        <w:t xml:space="preserve"> (the “</w:t>
      </w:r>
      <w:r w:rsidR="0093260F" w:rsidRPr="0093260F">
        <w:rPr>
          <w:rFonts w:ascii="Aptos" w:hAnsi="Aptos"/>
          <w:b/>
          <w:bCs/>
        </w:rPr>
        <w:t>Payment Date</w:t>
      </w:r>
      <w:r w:rsidR="0093260F">
        <w:rPr>
          <w:rFonts w:ascii="Aptos" w:hAnsi="Aptos"/>
        </w:rPr>
        <w:t>”).</w:t>
      </w:r>
      <w:r w:rsidR="007F2EFD">
        <w:rPr>
          <w:rFonts w:ascii="Aptos" w:hAnsi="Aptos"/>
        </w:rPr>
        <w:t xml:space="preserve"> </w:t>
      </w:r>
      <w:del w:id="31" w:author="Tim Latimer" w:date="2025-03-12T16:50:00Z" w16du:dateUtc="2025-03-12T22:50:00Z">
        <w:r w:rsidR="007F2EFD" w:rsidDel="00927961">
          <w:rPr>
            <w:rFonts w:ascii="Aptos" w:hAnsi="Aptos"/>
          </w:rPr>
          <w:delText>The Deposit shall be held by the Operator as security for the Renter’s punctual performance of their obligations hereunder. The Operator shall within 60 days of the expiry or termination of this License return to the Renter the Deposit less any amounts that remain owing to the Operator hereunder.</w:delText>
        </w:r>
      </w:del>
    </w:p>
    <w:p w14:paraId="1450CAFA" w14:textId="7747B2EE" w:rsidR="005B2C72" w:rsidRPr="00404E11" w:rsidRDefault="005B2C72" w:rsidP="00404E11">
      <w:pPr>
        <w:pStyle w:val="Heading2"/>
      </w:pPr>
      <w:bookmarkStart w:id="32" w:name="_Toc192235826"/>
      <w:r w:rsidRPr="00404E11">
        <w:t>5.2</w:t>
      </w:r>
      <w:r w:rsidRPr="00404E11">
        <w:rPr>
          <w:rStyle w:val="Heading2Char"/>
          <w:b/>
          <w:bCs/>
        </w:rPr>
        <w:tab/>
        <w:t>Failure to Pay</w:t>
      </w:r>
      <w:bookmarkEnd w:id="32"/>
    </w:p>
    <w:p w14:paraId="6E92F54F" w14:textId="29B6A76D" w:rsidR="005B2C72" w:rsidRPr="007E7D46" w:rsidRDefault="0093260F" w:rsidP="00154CBA">
      <w:pPr>
        <w:pStyle w:val="BodyText"/>
        <w:ind w:firstLine="720"/>
        <w:rPr>
          <w:rFonts w:ascii="Aptos" w:hAnsi="Aptos"/>
        </w:rPr>
      </w:pPr>
      <w:r>
        <w:rPr>
          <w:rFonts w:ascii="Aptos" w:hAnsi="Aptos"/>
        </w:rPr>
        <w:t>If t</w:t>
      </w:r>
      <w:r w:rsidR="005B2C72" w:rsidRPr="007E7D46">
        <w:rPr>
          <w:rFonts w:ascii="Aptos" w:hAnsi="Aptos"/>
        </w:rPr>
        <w:t>he Renter fai</w:t>
      </w:r>
      <w:r>
        <w:rPr>
          <w:rFonts w:ascii="Aptos" w:hAnsi="Aptos"/>
        </w:rPr>
        <w:t>ls</w:t>
      </w:r>
      <w:r w:rsidR="005B2C72" w:rsidRPr="007E7D46">
        <w:rPr>
          <w:rFonts w:ascii="Aptos" w:hAnsi="Aptos"/>
        </w:rPr>
        <w:t xml:space="preserve"> to pay the </w:t>
      </w:r>
      <w:del w:id="33" w:author="Tim Latimer" w:date="2025-03-12T16:50:00Z" w16du:dateUtc="2025-03-12T22:50:00Z">
        <w:r w:rsidRPr="0093260F" w:rsidDel="00927961">
          <w:rPr>
            <w:rFonts w:ascii="Aptos" w:hAnsi="Aptos"/>
          </w:rPr>
          <w:delText xml:space="preserve">Deposit and </w:delText>
        </w:r>
      </w:del>
      <w:r w:rsidR="00885C1C">
        <w:rPr>
          <w:rFonts w:ascii="Aptos" w:hAnsi="Aptos"/>
        </w:rPr>
        <w:t xml:space="preserve">Annual </w:t>
      </w:r>
      <w:r w:rsidRPr="0093260F">
        <w:rPr>
          <w:rFonts w:ascii="Aptos" w:hAnsi="Aptos"/>
        </w:rPr>
        <w:t xml:space="preserve">Rent </w:t>
      </w:r>
      <w:r w:rsidR="005B2C72" w:rsidRPr="007E7D46">
        <w:rPr>
          <w:rFonts w:ascii="Aptos" w:hAnsi="Aptos"/>
        </w:rPr>
        <w:t xml:space="preserve">on or before </w:t>
      </w:r>
      <w:r>
        <w:rPr>
          <w:rFonts w:ascii="Aptos" w:hAnsi="Aptos"/>
        </w:rPr>
        <w:t>the Payment Date,</w:t>
      </w:r>
      <w:r w:rsidR="005B2C72" w:rsidRPr="007E7D46">
        <w:rPr>
          <w:rFonts w:ascii="Aptos" w:hAnsi="Aptos"/>
        </w:rPr>
        <w:t xml:space="preserve"> </w:t>
      </w:r>
      <w:r>
        <w:rPr>
          <w:rFonts w:ascii="Aptos" w:hAnsi="Aptos"/>
        </w:rPr>
        <w:t>this License shall be voidable at the Operator’s option which may be exercised by the Operator in its sole discretion, upon which</w:t>
      </w:r>
      <w:r w:rsidR="00154CBA">
        <w:rPr>
          <w:rFonts w:ascii="Aptos" w:hAnsi="Aptos"/>
        </w:rPr>
        <w:t xml:space="preserve"> exercise</w:t>
      </w:r>
      <w:r>
        <w:rPr>
          <w:rFonts w:ascii="Aptos" w:hAnsi="Aptos"/>
        </w:rPr>
        <w:t xml:space="preserve"> the </w:t>
      </w:r>
      <w:r w:rsidRPr="0093260F">
        <w:rPr>
          <w:rFonts w:ascii="Aptos" w:hAnsi="Aptos"/>
        </w:rPr>
        <w:t xml:space="preserve">Renter shall </w:t>
      </w:r>
      <w:r w:rsidR="00154CBA">
        <w:rPr>
          <w:rFonts w:ascii="Aptos" w:hAnsi="Aptos"/>
        </w:rPr>
        <w:t xml:space="preserve">further </w:t>
      </w:r>
      <w:r w:rsidRPr="0093260F">
        <w:rPr>
          <w:rFonts w:ascii="Aptos" w:hAnsi="Aptos"/>
        </w:rPr>
        <w:t xml:space="preserve">be </w:t>
      </w:r>
      <w:r w:rsidR="00154CBA">
        <w:rPr>
          <w:rFonts w:ascii="Aptos" w:hAnsi="Aptos"/>
        </w:rPr>
        <w:t>dis</w:t>
      </w:r>
      <w:r w:rsidRPr="0093260F">
        <w:rPr>
          <w:rFonts w:ascii="Aptos" w:hAnsi="Aptos"/>
        </w:rPr>
        <w:t xml:space="preserve">entitled to license any other campsite </w:t>
      </w:r>
      <w:r>
        <w:rPr>
          <w:rFonts w:ascii="Aptos" w:hAnsi="Aptos"/>
        </w:rPr>
        <w:t>in the Campground</w:t>
      </w:r>
      <w:r w:rsidR="00154CBA">
        <w:rPr>
          <w:rFonts w:ascii="Aptos" w:hAnsi="Aptos"/>
        </w:rPr>
        <w:t>.</w:t>
      </w:r>
    </w:p>
    <w:p w14:paraId="5AEF0C79" w14:textId="1409BE56" w:rsidR="00201490" w:rsidRPr="007E7D46" w:rsidRDefault="00201490" w:rsidP="00961E39">
      <w:pPr>
        <w:pStyle w:val="Heading2"/>
        <w:keepNext/>
      </w:pPr>
      <w:bookmarkStart w:id="34" w:name="_Toc192235828"/>
      <w:r w:rsidRPr="007E7D46">
        <w:lastRenderedPageBreak/>
        <w:t>5.</w:t>
      </w:r>
      <w:r w:rsidR="00961E39">
        <w:t>3</w:t>
      </w:r>
      <w:r w:rsidRPr="007E7D46">
        <w:tab/>
        <w:t>Occupancy Costs</w:t>
      </w:r>
      <w:bookmarkEnd w:id="34"/>
    </w:p>
    <w:p w14:paraId="37D2756E" w14:textId="2B9040ED" w:rsidR="008600F9" w:rsidRDefault="008600F9" w:rsidP="00201490">
      <w:pPr>
        <w:pStyle w:val="BodyText"/>
        <w:ind w:firstLine="720"/>
        <w:rPr>
          <w:rFonts w:ascii="Aptos" w:hAnsi="Aptos"/>
        </w:rPr>
      </w:pPr>
      <w:r>
        <w:rPr>
          <w:rFonts w:ascii="Aptos" w:hAnsi="Aptos"/>
        </w:rPr>
        <w:t>The Renter agrees</w:t>
      </w:r>
      <w:r w:rsidR="00201490" w:rsidRPr="007E7D46">
        <w:rPr>
          <w:rFonts w:ascii="Aptos" w:hAnsi="Aptos"/>
        </w:rPr>
        <w:t xml:space="preserve"> </w:t>
      </w:r>
      <w:r>
        <w:rPr>
          <w:rFonts w:ascii="Aptos" w:hAnsi="Aptos"/>
        </w:rPr>
        <w:t>to pay</w:t>
      </w:r>
      <w:r w:rsidR="00201490" w:rsidRPr="007E7D46">
        <w:rPr>
          <w:rFonts w:ascii="Aptos" w:hAnsi="Aptos"/>
        </w:rPr>
        <w:t xml:space="preserve"> all</w:t>
      </w:r>
      <w:r>
        <w:rPr>
          <w:rFonts w:ascii="Aptos" w:hAnsi="Aptos"/>
        </w:rPr>
        <w:t xml:space="preserve"> costs,</w:t>
      </w:r>
      <w:r w:rsidR="00201490" w:rsidRPr="007E7D46">
        <w:rPr>
          <w:rFonts w:ascii="Aptos" w:hAnsi="Aptos"/>
        </w:rPr>
        <w:t xml:space="preserve"> fees, fines, charges, and other expenses incurred</w:t>
      </w:r>
      <w:r>
        <w:rPr>
          <w:rFonts w:ascii="Aptos" w:hAnsi="Aptos"/>
        </w:rPr>
        <w:t xml:space="preserve"> or levied</w:t>
      </w:r>
      <w:r w:rsidR="00201490" w:rsidRPr="007E7D46">
        <w:rPr>
          <w:rFonts w:ascii="Aptos" w:hAnsi="Aptos"/>
        </w:rPr>
        <w:t xml:space="preserve"> by the Operator in connection with </w:t>
      </w:r>
      <w:r>
        <w:rPr>
          <w:rFonts w:ascii="Aptos" w:hAnsi="Aptos"/>
        </w:rPr>
        <w:t>this</w:t>
      </w:r>
      <w:r w:rsidR="00201490" w:rsidRPr="007E7D46">
        <w:rPr>
          <w:rFonts w:ascii="Aptos" w:hAnsi="Aptos"/>
        </w:rPr>
        <w:t xml:space="preserve"> </w:t>
      </w:r>
      <w:r>
        <w:rPr>
          <w:rFonts w:ascii="Aptos" w:hAnsi="Aptos"/>
        </w:rPr>
        <w:t>License or the Renter’s use of the Campsite and Campground</w:t>
      </w:r>
      <w:r w:rsidR="00201490" w:rsidRPr="007E7D46">
        <w:rPr>
          <w:rFonts w:ascii="Aptos" w:hAnsi="Aptos"/>
        </w:rPr>
        <w:t>, as may be determined by the Operator</w:t>
      </w:r>
      <w:r>
        <w:rPr>
          <w:rFonts w:ascii="Aptos" w:hAnsi="Aptos"/>
        </w:rPr>
        <w:t xml:space="preserve"> in its</w:t>
      </w:r>
      <w:r w:rsidR="00201490" w:rsidRPr="007E7D46">
        <w:rPr>
          <w:rFonts w:ascii="Aptos" w:hAnsi="Aptos"/>
        </w:rPr>
        <w:t xml:space="preserve"> sole discretion ("</w:t>
      </w:r>
      <w:r w:rsidR="00201490" w:rsidRPr="00AB03AF">
        <w:rPr>
          <w:rFonts w:ascii="Aptos" w:hAnsi="Aptos"/>
          <w:b/>
          <w:bCs/>
        </w:rPr>
        <w:t>Occupancy Costs</w:t>
      </w:r>
      <w:r w:rsidR="00201490" w:rsidRPr="007E7D46">
        <w:rPr>
          <w:rFonts w:ascii="Aptos" w:hAnsi="Aptos"/>
        </w:rPr>
        <w:t>")</w:t>
      </w:r>
      <w:r w:rsidR="00256B21">
        <w:rPr>
          <w:rFonts w:ascii="Aptos" w:hAnsi="Aptos"/>
        </w:rPr>
        <w:t>.</w:t>
      </w:r>
    </w:p>
    <w:p w14:paraId="346CE9CE" w14:textId="0E6C3C74" w:rsidR="00201490" w:rsidRPr="007E7D46" w:rsidRDefault="008600F9" w:rsidP="00201490">
      <w:pPr>
        <w:pStyle w:val="BodyText"/>
        <w:ind w:firstLine="720"/>
        <w:rPr>
          <w:rFonts w:ascii="Aptos" w:hAnsi="Aptos"/>
        </w:rPr>
      </w:pPr>
      <w:r>
        <w:rPr>
          <w:rFonts w:ascii="Aptos" w:hAnsi="Aptos"/>
        </w:rPr>
        <w:t>T</w:t>
      </w:r>
      <w:r w:rsidR="00201490" w:rsidRPr="007E7D46">
        <w:rPr>
          <w:rFonts w:ascii="Aptos" w:hAnsi="Aptos"/>
        </w:rPr>
        <w:t xml:space="preserve">he Renter </w:t>
      </w:r>
      <w:r w:rsidR="00256B21">
        <w:rPr>
          <w:rFonts w:ascii="Aptos" w:hAnsi="Aptos"/>
        </w:rPr>
        <w:t>shall</w:t>
      </w:r>
      <w:r w:rsidR="00201490" w:rsidRPr="007E7D46">
        <w:rPr>
          <w:rFonts w:ascii="Aptos" w:hAnsi="Aptos"/>
        </w:rPr>
        <w:t xml:space="preserve"> pay </w:t>
      </w:r>
      <w:r w:rsidR="00256B21">
        <w:rPr>
          <w:rFonts w:ascii="Aptos" w:hAnsi="Aptos"/>
        </w:rPr>
        <w:t xml:space="preserve">all Occupancy Costs within 30 days of the Operator’s invoice </w:t>
      </w:r>
      <w:proofErr w:type="gramStart"/>
      <w:r w:rsidR="00256B21">
        <w:rPr>
          <w:rFonts w:ascii="Aptos" w:hAnsi="Aptos"/>
        </w:rPr>
        <w:t>therefor</w:t>
      </w:r>
      <w:proofErr w:type="gramEnd"/>
      <w:r w:rsidR="00201490" w:rsidRPr="007E7D46">
        <w:rPr>
          <w:rFonts w:ascii="Aptos" w:hAnsi="Aptos"/>
        </w:rPr>
        <w:t>.</w:t>
      </w:r>
      <w:r w:rsidR="00AB03AF">
        <w:rPr>
          <w:rFonts w:ascii="Aptos" w:hAnsi="Aptos"/>
        </w:rPr>
        <w:t xml:space="preserve"> </w:t>
      </w:r>
    </w:p>
    <w:p w14:paraId="52A9BBFC" w14:textId="6E8471F0" w:rsidR="000C48C4" w:rsidRPr="007E7D46" w:rsidRDefault="000C48C4" w:rsidP="000B3A27">
      <w:pPr>
        <w:pStyle w:val="Heading2"/>
        <w:keepNext/>
      </w:pPr>
      <w:bookmarkStart w:id="35" w:name="_Toc192235831"/>
      <w:r w:rsidRPr="007E7D46">
        <w:t>5.</w:t>
      </w:r>
      <w:r w:rsidR="00961E39">
        <w:t>4</w:t>
      </w:r>
      <w:r w:rsidRPr="007E7D46">
        <w:tab/>
        <w:t>Payment of Rent – General</w:t>
      </w:r>
      <w:bookmarkEnd w:id="35"/>
    </w:p>
    <w:p w14:paraId="6878424F" w14:textId="33C57644" w:rsidR="000C48C4" w:rsidRPr="007E7D46" w:rsidRDefault="000C48C4" w:rsidP="0073741A">
      <w:pPr>
        <w:pStyle w:val="BodyText"/>
        <w:ind w:firstLine="720"/>
        <w:rPr>
          <w:rFonts w:ascii="Aptos" w:hAnsi="Aptos"/>
        </w:rPr>
      </w:pPr>
      <w:r w:rsidRPr="007E7D46">
        <w:rPr>
          <w:rFonts w:ascii="Aptos" w:hAnsi="Aptos"/>
        </w:rPr>
        <w:t xml:space="preserve">All amounts payable by the Renter to the Operator under this </w:t>
      </w:r>
      <w:r w:rsidR="00723BF1">
        <w:rPr>
          <w:rFonts w:ascii="Aptos" w:hAnsi="Aptos"/>
        </w:rPr>
        <w:t>License</w:t>
      </w:r>
      <w:r w:rsidRPr="007E7D46">
        <w:rPr>
          <w:rFonts w:ascii="Aptos" w:hAnsi="Aptos"/>
        </w:rPr>
        <w:t xml:space="preserve"> shall be deemed to be Rent and shall be payable and recoverable as Rent in the manner herein provided, and the Operator shall have all rights against the Renter for default in any such payment as in the case of arrears of Rent. Rent shall be paid to the Operator, without deduction or </w:t>
      </w:r>
      <w:proofErr w:type="gramStart"/>
      <w:r w:rsidRPr="007E7D46">
        <w:rPr>
          <w:rFonts w:ascii="Aptos" w:hAnsi="Aptos"/>
        </w:rPr>
        <w:t>set-off</w:t>
      </w:r>
      <w:proofErr w:type="gramEnd"/>
      <w:r w:rsidRPr="007E7D46">
        <w:rPr>
          <w:rFonts w:ascii="Aptos" w:hAnsi="Aptos"/>
        </w:rPr>
        <w:t xml:space="preserve">. </w:t>
      </w:r>
      <w:proofErr w:type="gramStart"/>
      <w:r w:rsidRPr="007E7D46">
        <w:rPr>
          <w:rFonts w:ascii="Aptos" w:hAnsi="Aptos"/>
        </w:rPr>
        <w:t>The Renter’s</w:t>
      </w:r>
      <w:proofErr w:type="gramEnd"/>
      <w:r w:rsidRPr="007E7D46">
        <w:rPr>
          <w:rFonts w:ascii="Aptos" w:hAnsi="Aptos"/>
        </w:rPr>
        <w:t xml:space="preserve"> obligation to pay Rent shall survive the expiration or earlier termination of this </w:t>
      </w:r>
      <w:r w:rsidR="00723BF1">
        <w:rPr>
          <w:rFonts w:ascii="Aptos" w:hAnsi="Aptos"/>
        </w:rPr>
        <w:t>License</w:t>
      </w:r>
      <w:r w:rsidRPr="007E7D46">
        <w:rPr>
          <w:rFonts w:ascii="Aptos" w:hAnsi="Aptos"/>
        </w:rPr>
        <w:t>.</w:t>
      </w:r>
    </w:p>
    <w:p w14:paraId="41C0242B" w14:textId="03895214" w:rsidR="00146BC9" w:rsidRPr="007E7D46" w:rsidRDefault="00146BC9" w:rsidP="003F4562">
      <w:pPr>
        <w:pStyle w:val="Heading1"/>
      </w:pPr>
      <w:bookmarkStart w:id="36" w:name="_Toc192235832"/>
      <w:r w:rsidRPr="007E7D46">
        <w:t>ARTICLE 6</w:t>
      </w:r>
      <w:r w:rsidR="003F4562" w:rsidRPr="007E7D46">
        <w:t xml:space="preserve"> - </w:t>
      </w:r>
      <w:r w:rsidRPr="007E7D46">
        <w:t>USE OF CAMPSITE</w:t>
      </w:r>
      <w:bookmarkEnd w:id="36"/>
    </w:p>
    <w:p w14:paraId="7CE990B9" w14:textId="53D87192" w:rsidR="00D55890" w:rsidRPr="007E7D46" w:rsidRDefault="00D55890" w:rsidP="003F4562">
      <w:pPr>
        <w:pStyle w:val="Heading2"/>
      </w:pPr>
      <w:bookmarkStart w:id="37" w:name="_Toc192235833"/>
      <w:r w:rsidRPr="007E7D46">
        <w:t>6.1</w:t>
      </w:r>
      <w:r w:rsidRPr="007E7D46">
        <w:tab/>
        <w:t>Use - Generally</w:t>
      </w:r>
      <w:bookmarkEnd w:id="37"/>
    </w:p>
    <w:p w14:paraId="68C98E98" w14:textId="588B0E6C" w:rsidR="005B2C72" w:rsidRPr="007E7D46" w:rsidRDefault="005B2C72" w:rsidP="005B2C72">
      <w:pPr>
        <w:pStyle w:val="BodyText"/>
        <w:ind w:firstLine="720"/>
        <w:rPr>
          <w:rFonts w:ascii="Aptos" w:hAnsi="Aptos"/>
        </w:rPr>
      </w:pPr>
      <w:r w:rsidRPr="007E7D46">
        <w:rPr>
          <w:rFonts w:ascii="Aptos" w:hAnsi="Aptos"/>
        </w:rPr>
        <w:t xml:space="preserve">The Renter acknowledges and agrees that the Operator is providing the Renter with access to the Land for the use and enjoyment of the Campsite and the </w:t>
      </w:r>
      <w:r w:rsidR="005900B6" w:rsidRPr="007E7D46">
        <w:rPr>
          <w:rFonts w:ascii="Aptos" w:hAnsi="Aptos"/>
        </w:rPr>
        <w:t>Campground</w:t>
      </w:r>
      <w:r w:rsidRPr="007E7D46">
        <w:rPr>
          <w:rFonts w:ascii="Aptos" w:hAnsi="Aptos"/>
        </w:rPr>
        <w:t xml:space="preserve"> </w:t>
      </w:r>
      <w:r w:rsidR="006E0274">
        <w:rPr>
          <w:rFonts w:ascii="Aptos" w:hAnsi="Aptos"/>
        </w:rPr>
        <w:t xml:space="preserve">that is temporary </w:t>
      </w:r>
      <w:r w:rsidRPr="007E7D46">
        <w:rPr>
          <w:rFonts w:ascii="Aptos" w:hAnsi="Aptos"/>
        </w:rPr>
        <w:t>only.</w:t>
      </w:r>
      <w:r w:rsidR="006E0274">
        <w:rPr>
          <w:rFonts w:ascii="Aptos" w:hAnsi="Aptos"/>
        </w:rPr>
        <w:t xml:space="preserve"> Upon the Operator’s request, the Renter shall immediately provide proof of the Renter’s primary residence in a form acceptable to the Operator.</w:t>
      </w:r>
    </w:p>
    <w:p w14:paraId="5743DA08" w14:textId="340ABBB5" w:rsidR="00D55890" w:rsidRPr="007E7D46" w:rsidRDefault="00D55890" w:rsidP="005B2C72">
      <w:pPr>
        <w:pStyle w:val="BodyText"/>
        <w:ind w:firstLine="720"/>
        <w:rPr>
          <w:rFonts w:ascii="Aptos" w:hAnsi="Aptos"/>
        </w:rPr>
      </w:pPr>
      <w:r w:rsidRPr="007E7D46">
        <w:rPr>
          <w:rFonts w:ascii="Aptos" w:hAnsi="Aptos"/>
        </w:rPr>
        <w:t xml:space="preserve">The Renter acknowledges and agrees that the use of the Campsite, </w:t>
      </w:r>
      <w:r w:rsidR="005900B6" w:rsidRPr="007E7D46">
        <w:rPr>
          <w:rFonts w:ascii="Aptos" w:hAnsi="Aptos"/>
        </w:rPr>
        <w:t>Campground</w:t>
      </w:r>
      <w:r w:rsidRPr="007E7D46">
        <w:rPr>
          <w:rFonts w:ascii="Aptos" w:hAnsi="Aptos"/>
        </w:rPr>
        <w:t>, and Land shall be subject to</w:t>
      </w:r>
      <w:r w:rsidR="00E33974">
        <w:rPr>
          <w:rFonts w:ascii="Aptos" w:hAnsi="Aptos"/>
        </w:rPr>
        <w:t xml:space="preserve"> Occupancy Costs and</w:t>
      </w:r>
      <w:r w:rsidRPr="007E7D46">
        <w:rPr>
          <w:rFonts w:ascii="Aptos" w:hAnsi="Aptos"/>
        </w:rPr>
        <w:t xml:space="preserve"> the Rules and Regulations</w:t>
      </w:r>
      <w:r w:rsidR="00E779D5" w:rsidRPr="007E7D46">
        <w:rPr>
          <w:rFonts w:ascii="Aptos" w:hAnsi="Aptos"/>
        </w:rPr>
        <w:t xml:space="preserve"> </w:t>
      </w:r>
      <w:r w:rsidRPr="007E7D46">
        <w:rPr>
          <w:rFonts w:ascii="Aptos" w:hAnsi="Aptos"/>
        </w:rPr>
        <w:t xml:space="preserve">attached </w:t>
      </w:r>
      <w:r w:rsidR="00E33974">
        <w:rPr>
          <w:rFonts w:ascii="Aptos" w:hAnsi="Aptos"/>
        </w:rPr>
        <w:t>at</w:t>
      </w:r>
      <w:r w:rsidRPr="007E7D46">
        <w:rPr>
          <w:rFonts w:ascii="Aptos" w:hAnsi="Aptos"/>
        </w:rPr>
        <w:t xml:space="preserve"> Schedule </w:t>
      </w:r>
      <w:r w:rsidR="00213E70" w:rsidRPr="007E7D46">
        <w:rPr>
          <w:rFonts w:ascii="Aptos" w:hAnsi="Aptos"/>
        </w:rPr>
        <w:t>D</w:t>
      </w:r>
      <w:r w:rsidR="00E33974">
        <w:rPr>
          <w:rFonts w:ascii="Aptos" w:hAnsi="Aptos"/>
        </w:rPr>
        <w:t>,</w:t>
      </w:r>
      <w:r w:rsidRPr="007E7D46">
        <w:rPr>
          <w:rFonts w:ascii="Aptos" w:hAnsi="Aptos"/>
        </w:rPr>
        <w:t xml:space="preserve"> </w:t>
      </w:r>
      <w:r w:rsidR="00E33974">
        <w:rPr>
          <w:rFonts w:ascii="Aptos" w:hAnsi="Aptos"/>
        </w:rPr>
        <w:t>as may be amended by the Operator on Notice to the Renter</w:t>
      </w:r>
      <w:r w:rsidRPr="007E7D46">
        <w:rPr>
          <w:rFonts w:ascii="Aptos" w:hAnsi="Aptos"/>
        </w:rPr>
        <w:t>.</w:t>
      </w:r>
    </w:p>
    <w:p w14:paraId="4D72443D" w14:textId="5EBB2977" w:rsidR="00146BC9" w:rsidRPr="007E7D46" w:rsidRDefault="00146BC9" w:rsidP="00DC7AB4">
      <w:pPr>
        <w:pStyle w:val="Heading2"/>
        <w:numPr>
          <w:ilvl w:val="1"/>
          <w:numId w:val="28"/>
        </w:numPr>
        <w:ind w:left="720" w:hanging="720"/>
      </w:pPr>
      <w:bookmarkStart w:id="38" w:name="_Toc192235834"/>
      <w:r w:rsidRPr="007E7D46">
        <w:t>Summer Season Use</w:t>
      </w:r>
      <w:bookmarkEnd w:id="38"/>
    </w:p>
    <w:p w14:paraId="3F1AA44B" w14:textId="29E6C19F" w:rsidR="006E0274" w:rsidRDefault="0073741A" w:rsidP="00E33974">
      <w:pPr>
        <w:pStyle w:val="BodyText"/>
        <w:ind w:firstLine="720"/>
        <w:rPr>
          <w:rFonts w:ascii="Aptos" w:hAnsi="Aptos"/>
        </w:rPr>
      </w:pPr>
      <w:r w:rsidRPr="007E7D46">
        <w:rPr>
          <w:rFonts w:ascii="Aptos" w:hAnsi="Aptos"/>
        </w:rPr>
        <w:t xml:space="preserve">The Renter acknowledges and agrees that </w:t>
      </w:r>
      <w:r w:rsidR="006E0274">
        <w:rPr>
          <w:rFonts w:ascii="Aptos" w:hAnsi="Aptos"/>
        </w:rPr>
        <w:t>during</w:t>
      </w:r>
      <w:r w:rsidRPr="007E7D46">
        <w:rPr>
          <w:rFonts w:ascii="Aptos" w:hAnsi="Aptos"/>
        </w:rPr>
        <w:t xml:space="preserve"> the Summer Season</w:t>
      </w:r>
      <w:r w:rsidR="00E33974">
        <w:rPr>
          <w:rFonts w:ascii="Aptos" w:hAnsi="Aptos"/>
        </w:rPr>
        <w:t xml:space="preserve">, </w:t>
      </w:r>
      <w:r w:rsidR="006E0274" w:rsidRPr="006E0274">
        <w:rPr>
          <w:rFonts w:ascii="Aptos" w:hAnsi="Aptos"/>
        </w:rPr>
        <w:t>only one (1) Recreational Trailer may be situated on the Campsite</w:t>
      </w:r>
      <w:r w:rsidR="00E33974">
        <w:rPr>
          <w:rFonts w:ascii="Aptos" w:hAnsi="Aptos"/>
        </w:rPr>
        <w:t>,</w:t>
      </w:r>
      <w:r w:rsidR="006E0274">
        <w:rPr>
          <w:rFonts w:ascii="Aptos" w:hAnsi="Aptos"/>
        </w:rPr>
        <w:t xml:space="preserve"> and</w:t>
      </w:r>
      <w:r w:rsidR="00E33974">
        <w:rPr>
          <w:rFonts w:ascii="Aptos" w:hAnsi="Aptos"/>
        </w:rPr>
        <w:t xml:space="preserve"> that </w:t>
      </w:r>
      <w:r w:rsidR="006E0274">
        <w:rPr>
          <w:rFonts w:ascii="Aptos" w:hAnsi="Aptos"/>
        </w:rPr>
        <w:t>the Campsite shall not be used for any permanent</w:t>
      </w:r>
      <w:r w:rsidR="005B542C">
        <w:rPr>
          <w:rFonts w:ascii="Aptos" w:hAnsi="Aptos"/>
        </w:rPr>
        <w:t xml:space="preserve"> </w:t>
      </w:r>
      <w:r w:rsidR="006E0274">
        <w:rPr>
          <w:rFonts w:ascii="Aptos" w:hAnsi="Aptos"/>
        </w:rPr>
        <w:t xml:space="preserve">or long-term residence </w:t>
      </w:r>
      <w:r w:rsidR="006E0274" w:rsidRPr="006E0274">
        <w:rPr>
          <w:rFonts w:ascii="Aptos" w:hAnsi="Aptos"/>
        </w:rPr>
        <w:t>without the express written consent of the Operator</w:t>
      </w:r>
      <w:r w:rsidR="00E33974">
        <w:rPr>
          <w:rFonts w:ascii="Aptos" w:hAnsi="Aptos"/>
        </w:rPr>
        <w:t>.</w:t>
      </w:r>
    </w:p>
    <w:p w14:paraId="7626D57C" w14:textId="10DC431B" w:rsidR="00146BC9" w:rsidRPr="007E7D46" w:rsidRDefault="00146BC9" w:rsidP="003F4562">
      <w:pPr>
        <w:pStyle w:val="Heading2"/>
      </w:pPr>
      <w:bookmarkStart w:id="39" w:name="_Toc192235835"/>
      <w:r w:rsidRPr="007E7D46">
        <w:t>6.</w:t>
      </w:r>
      <w:r w:rsidR="00D55890" w:rsidRPr="007E7D46">
        <w:t>3</w:t>
      </w:r>
      <w:r w:rsidRPr="007E7D46">
        <w:tab/>
        <w:t>Winter Season Use</w:t>
      </w:r>
      <w:bookmarkEnd w:id="39"/>
    </w:p>
    <w:p w14:paraId="4B539FB9" w14:textId="109A64EA" w:rsidR="00A64C0D" w:rsidRPr="007E7D46" w:rsidRDefault="00A64C0D" w:rsidP="00E33974">
      <w:pPr>
        <w:pStyle w:val="BodyText"/>
        <w:ind w:firstLine="720"/>
        <w:rPr>
          <w:rFonts w:ascii="Aptos" w:hAnsi="Aptos"/>
        </w:rPr>
      </w:pPr>
      <w:r w:rsidRPr="007E7D46">
        <w:rPr>
          <w:rFonts w:ascii="Aptos" w:hAnsi="Aptos"/>
        </w:rPr>
        <w:t>The Renter acknowledges and agrees that during the Winter Season, the Campsite shall be only used for the storage of one (1) Recreational Trailer and one (1) Recreational Vehicle.</w:t>
      </w:r>
      <w:r w:rsidR="00E33974">
        <w:rPr>
          <w:rFonts w:ascii="Aptos" w:hAnsi="Aptos"/>
        </w:rPr>
        <w:t xml:space="preserve"> </w:t>
      </w:r>
      <w:r w:rsidRPr="007E7D46">
        <w:rPr>
          <w:rFonts w:ascii="Aptos" w:hAnsi="Aptos"/>
        </w:rPr>
        <w:t>The Renter</w:t>
      </w:r>
      <w:r w:rsidR="00E33974">
        <w:rPr>
          <w:rFonts w:ascii="Aptos" w:hAnsi="Aptos"/>
        </w:rPr>
        <w:t>’s</w:t>
      </w:r>
      <w:r w:rsidRPr="007E7D46">
        <w:rPr>
          <w:rFonts w:ascii="Aptos" w:hAnsi="Aptos"/>
        </w:rPr>
        <w:t xml:space="preserve"> access to the</w:t>
      </w:r>
      <w:r w:rsidR="00E33974">
        <w:rPr>
          <w:rFonts w:ascii="Aptos" w:hAnsi="Aptos"/>
        </w:rPr>
        <w:t xml:space="preserve"> Land and</w:t>
      </w:r>
      <w:r w:rsidRPr="007E7D46">
        <w:rPr>
          <w:rFonts w:ascii="Aptos" w:hAnsi="Aptos"/>
        </w:rPr>
        <w:t xml:space="preserve"> Campsite during the Winter Season is strictly forbidden for any reason whatsoever </w:t>
      </w:r>
      <w:r w:rsidR="00E33974">
        <w:rPr>
          <w:rFonts w:ascii="Aptos" w:hAnsi="Aptos"/>
        </w:rPr>
        <w:t>unless</w:t>
      </w:r>
      <w:r w:rsidRPr="007E7D46">
        <w:rPr>
          <w:rFonts w:ascii="Aptos" w:hAnsi="Aptos"/>
        </w:rPr>
        <w:t xml:space="preserve"> prior</w:t>
      </w:r>
      <w:r w:rsidR="00E33974">
        <w:rPr>
          <w:rFonts w:ascii="Aptos" w:hAnsi="Aptos"/>
        </w:rPr>
        <w:t xml:space="preserve"> written</w:t>
      </w:r>
      <w:r w:rsidRPr="007E7D46">
        <w:rPr>
          <w:rFonts w:ascii="Aptos" w:hAnsi="Aptos"/>
        </w:rPr>
        <w:t xml:space="preserve"> consent of the Operator</w:t>
      </w:r>
      <w:r w:rsidR="00E33974">
        <w:rPr>
          <w:rFonts w:ascii="Aptos" w:hAnsi="Aptos"/>
        </w:rPr>
        <w:t xml:space="preserve"> is obtained</w:t>
      </w:r>
      <w:r w:rsidRPr="007E7D46">
        <w:rPr>
          <w:rFonts w:ascii="Aptos" w:hAnsi="Aptos"/>
        </w:rPr>
        <w:t xml:space="preserve">. </w:t>
      </w:r>
      <w:r w:rsidR="00E33974">
        <w:rPr>
          <w:rFonts w:ascii="Aptos" w:hAnsi="Aptos"/>
        </w:rPr>
        <w:t>Such a</w:t>
      </w:r>
      <w:r w:rsidRPr="007E7D46">
        <w:rPr>
          <w:rFonts w:ascii="Aptos" w:hAnsi="Aptos"/>
        </w:rPr>
        <w:t xml:space="preserve">ccess during the Winter Season shall be at the sole discretion of the Operator and the sole responsibility of the Renter, and the Renter shall save harmless and indemnify the Operator </w:t>
      </w:r>
      <w:r w:rsidR="00E33974">
        <w:rPr>
          <w:rFonts w:ascii="Aptos" w:hAnsi="Aptos"/>
        </w:rPr>
        <w:t>from</w:t>
      </w:r>
      <w:r w:rsidRPr="007E7D46">
        <w:rPr>
          <w:rFonts w:ascii="Aptos" w:hAnsi="Aptos"/>
        </w:rPr>
        <w:t xml:space="preserve"> </w:t>
      </w:r>
      <w:proofErr w:type="gramStart"/>
      <w:r w:rsidRPr="007E7D46">
        <w:rPr>
          <w:rFonts w:ascii="Aptos" w:hAnsi="Aptos"/>
        </w:rPr>
        <w:t>any and all</w:t>
      </w:r>
      <w:proofErr w:type="gramEnd"/>
      <w:r w:rsidR="00E33974">
        <w:rPr>
          <w:rFonts w:ascii="Aptos" w:hAnsi="Aptos"/>
        </w:rPr>
        <w:t xml:space="preserve"> costs,</w:t>
      </w:r>
      <w:r w:rsidRPr="007E7D46">
        <w:rPr>
          <w:rFonts w:ascii="Aptos" w:hAnsi="Aptos"/>
        </w:rPr>
        <w:t xml:space="preserve"> charges, claims, damages,</w:t>
      </w:r>
      <w:r w:rsidR="00E33974">
        <w:rPr>
          <w:rFonts w:ascii="Aptos" w:hAnsi="Aptos"/>
        </w:rPr>
        <w:t xml:space="preserve"> </w:t>
      </w:r>
      <w:r w:rsidRPr="007E7D46">
        <w:rPr>
          <w:rFonts w:ascii="Aptos" w:hAnsi="Aptos"/>
        </w:rPr>
        <w:t>or other liabilities</w:t>
      </w:r>
      <w:r w:rsidR="00E33974">
        <w:rPr>
          <w:rFonts w:ascii="Aptos" w:hAnsi="Aptos"/>
        </w:rPr>
        <w:t xml:space="preserve"> whatsoever related to the Renter’s access to the Land during the Winter Season</w:t>
      </w:r>
      <w:r w:rsidRPr="007E7D46">
        <w:rPr>
          <w:rFonts w:ascii="Aptos" w:hAnsi="Aptos"/>
        </w:rPr>
        <w:t>.</w:t>
      </w:r>
    </w:p>
    <w:p w14:paraId="67D38741" w14:textId="44089F07" w:rsidR="00724356" w:rsidRPr="007E7D46" w:rsidRDefault="00724356" w:rsidP="001621BA">
      <w:pPr>
        <w:pStyle w:val="Heading2"/>
        <w:keepNext/>
      </w:pPr>
      <w:bookmarkStart w:id="40" w:name="_Toc192235836"/>
      <w:r w:rsidRPr="007E7D46">
        <w:lastRenderedPageBreak/>
        <w:t>6.</w:t>
      </w:r>
      <w:r w:rsidR="00D55890" w:rsidRPr="007E7D46">
        <w:t>4</w:t>
      </w:r>
      <w:r w:rsidRPr="007E7D46">
        <w:tab/>
        <w:t>Exclusive Rights</w:t>
      </w:r>
      <w:bookmarkEnd w:id="40"/>
    </w:p>
    <w:p w14:paraId="3D964578" w14:textId="35215D2F" w:rsidR="00724356" w:rsidRPr="007E7D46" w:rsidRDefault="00724356" w:rsidP="00724356">
      <w:pPr>
        <w:pStyle w:val="BodyText"/>
        <w:ind w:firstLine="720"/>
        <w:rPr>
          <w:rFonts w:ascii="Aptos" w:hAnsi="Aptos"/>
        </w:rPr>
      </w:pPr>
      <w:r w:rsidRPr="007E7D46">
        <w:rPr>
          <w:rFonts w:ascii="Aptos" w:hAnsi="Aptos"/>
        </w:rPr>
        <w:t xml:space="preserve">The Renter </w:t>
      </w:r>
      <w:r w:rsidR="00DA1D23">
        <w:rPr>
          <w:rFonts w:ascii="Aptos" w:hAnsi="Aptos"/>
        </w:rPr>
        <w:t>acknowledges</w:t>
      </w:r>
      <w:r w:rsidRPr="007E7D46">
        <w:rPr>
          <w:rFonts w:ascii="Aptos" w:hAnsi="Aptos"/>
        </w:rPr>
        <w:t xml:space="preserve"> that the Land, Campsite and </w:t>
      </w:r>
      <w:r w:rsidR="005900B6" w:rsidRPr="007E7D46">
        <w:rPr>
          <w:rFonts w:ascii="Aptos" w:hAnsi="Aptos"/>
        </w:rPr>
        <w:t>Campground</w:t>
      </w:r>
      <w:r w:rsidRPr="007E7D46">
        <w:rPr>
          <w:rFonts w:ascii="Aptos" w:hAnsi="Aptos"/>
        </w:rPr>
        <w:t xml:space="preserve"> are the sole property of the Operator, and the Operator continues to operate its</w:t>
      </w:r>
      <w:r w:rsidR="00A459E2">
        <w:rPr>
          <w:rFonts w:ascii="Aptos" w:hAnsi="Aptos"/>
        </w:rPr>
        <w:t xml:space="preserve"> campsite</w:t>
      </w:r>
      <w:r w:rsidRPr="007E7D46">
        <w:rPr>
          <w:rFonts w:ascii="Aptos" w:hAnsi="Aptos"/>
        </w:rPr>
        <w:t xml:space="preserve"> </w:t>
      </w:r>
      <w:r w:rsidR="00A459E2">
        <w:rPr>
          <w:rFonts w:ascii="Aptos" w:hAnsi="Aptos"/>
        </w:rPr>
        <w:t>b</w:t>
      </w:r>
      <w:r w:rsidRPr="007E7D46">
        <w:rPr>
          <w:rFonts w:ascii="Aptos" w:hAnsi="Aptos"/>
        </w:rPr>
        <w:t xml:space="preserve">usiness on the Lands independent of this </w:t>
      </w:r>
      <w:r w:rsidR="00723BF1">
        <w:rPr>
          <w:rFonts w:ascii="Aptos" w:hAnsi="Aptos"/>
        </w:rPr>
        <w:t>License</w:t>
      </w:r>
      <w:r w:rsidRPr="007E7D46">
        <w:rPr>
          <w:rFonts w:ascii="Aptos" w:hAnsi="Aptos"/>
        </w:rPr>
        <w:t>.</w:t>
      </w:r>
    </w:p>
    <w:p w14:paraId="07BE7591" w14:textId="689664B8" w:rsidR="00724356" w:rsidRPr="007E7D46" w:rsidRDefault="00724356" w:rsidP="003F4562">
      <w:pPr>
        <w:pStyle w:val="Heading2"/>
      </w:pPr>
      <w:bookmarkStart w:id="41" w:name="_Toc192235837"/>
      <w:r w:rsidRPr="007E7D46">
        <w:t>6.</w:t>
      </w:r>
      <w:r w:rsidR="00D55890" w:rsidRPr="007E7D46">
        <w:t>5</w:t>
      </w:r>
      <w:r w:rsidRPr="007E7D46">
        <w:tab/>
        <w:t>Compliance with Laws</w:t>
      </w:r>
      <w:bookmarkEnd w:id="41"/>
    </w:p>
    <w:p w14:paraId="5EE0BADB" w14:textId="1D4D9766" w:rsidR="00724356" w:rsidRPr="007E7D46" w:rsidRDefault="00724356" w:rsidP="00724356">
      <w:pPr>
        <w:pStyle w:val="BodyText"/>
        <w:ind w:firstLine="720"/>
        <w:rPr>
          <w:rFonts w:ascii="Aptos" w:hAnsi="Aptos"/>
        </w:rPr>
      </w:pPr>
      <w:r w:rsidRPr="007E7D46">
        <w:rPr>
          <w:rFonts w:ascii="Aptos" w:hAnsi="Aptos"/>
        </w:rPr>
        <w:t>The Renter shall at all times comply with all laws and regulations of general application of any competent authority having jurisdiction over the use and occupation of the Land including, without limitation, any federal, provincial or municipal by-laws, statutes, ordinances, codes, regulations, rules, order or decrees regulating, relating to or imposing liability or standards of conduct, concerning development upon lands, environmental matters including, but not limited to, matters relating to air pollution, water pollution, noise control and hazardous materials.</w:t>
      </w:r>
    </w:p>
    <w:p w14:paraId="3C80D0EA" w14:textId="3ECBDCF3" w:rsidR="00724356" w:rsidRPr="007E7D46" w:rsidRDefault="00724356" w:rsidP="003F4562">
      <w:pPr>
        <w:pStyle w:val="Heading2"/>
      </w:pPr>
      <w:bookmarkStart w:id="42" w:name="_Toc192235838"/>
      <w:r w:rsidRPr="007E7D46">
        <w:t>6.</w:t>
      </w:r>
      <w:r w:rsidR="00D55890" w:rsidRPr="007E7D46">
        <w:t>6</w:t>
      </w:r>
      <w:r w:rsidRPr="007E7D46">
        <w:tab/>
        <w:t>Abandonment</w:t>
      </w:r>
      <w:bookmarkEnd w:id="42"/>
    </w:p>
    <w:p w14:paraId="4A0C1EF7" w14:textId="4744BC84" w:rsidR="00724356" w:rsidRPr="007E7D46" w:rsidRDefault="00724356" w:rsidP="00724356">
      <w:pPr>
        <w:pStyle w:val="BodyText"/>
        <w:rPr>
          <w:rFonts w:ascii="Aptos" w:hAnsi="Aptos"/>
        </w:rPr>
      </w:pPr>
      <w:r w:rsidRPr="007E7D46">
        <w:rPr>
          <w:rFonts w:ascii="Aptos" w:hAnsi="Aptos"/>
        </w:rPr>
        <w:tab/>
      </w:r>
      <w:r w:rsidR="00DC7AB4">
        <w:rPr>
          <w:rFonts w:ascii="Aptos" w:hAnsi="Aptos"/>
        </w:rPr>
        <w:t>T</w:t>
      </w:r>
      <w:r w:rsidRPr="007E7D46">
        <w:rPr>
          <w:rFonts w:ascii="Aptos" w:hAnsi="Aptos"/>
        </w:rPr>
        <w:t>he Renter shall not abandon the Campsite at any time during the Term without the Operator’s written consent.</w:t>
      </w:r>
    </w:p>
    <w:p w14:paraId="6BA5B07D" w14:textId="3CD8DF9C" w:rsidR="00CF14EF" w:rsidRPr="007E7D46" w:rsidRDefault="00CF14EF" w:rsidP="00404E11">
      <w:pPr>
        <w:pStyle w:val="Heading2"/>
        <w:keepNext/>
      </w:pPr>
      <w:bookmarkStart w:id="43" w:name="_Toc192235839"/>
      <w:r w:rsidRPr="007E7D46">
        <w:t>6.</w:t>
      </w:r>
      <w:r w:rsidR="00D55890" w:rsidRPr="007E7D46">
        <w:t>7</w:t>
      </w:r>
      <w:r w:rsidRPr="007E7D46">
        <w:tab/>
        <w:t>Nuisance</w:t>
      </w:r>
      <w:bookmarkEnd w:id="43"/>
    </w:p>
    <w:p w14:paraId="48BADA07" w14:textId="44A40272" w:rsidR="00CF14EF" w:rsidRPr="007E7D46" w:rsidRDefault="00CF14EF" w:rsidP="00404E11">
      <w:pPr>
        <w:pStyle w:val="BodyText"/>
        <w:keepNext/>
        <w:ind w:firstLine="720"/>
        <w:rPr>
          <w:rFonts w:ascii="Aptos" w:hAnsi="Aptos"/>
        </w:rPr>
      </w:pPr>
      <w:r w:rsidRPr="007E7D46">
        <w:rPr>
          <w:rFonts w:ascii="Aptos" w:hAnsi="Aptos"/>
        </w:rPr>
        <w:t>The Renter shall not cause o</w:t>
      </w:r>
      <w:r w:rsidR="00DC7AB4">
        <w:rPr>
          <w:rFonts w:ascii="Aptos" w:hAnsi="Aptos"/>
        </w:rPr>
        <w:t>r</w:t>
      </w:r>
      <w:r w:rsidRPr="007E7D46">
        <w:rPr>
          <w:rFonts w:ascii="Aptos" w:hAnsi="Aptos"/>
        </w:rPr>
        <w:t xml:space="preserve"> maintain any nuisance in or about the Campsite, and shall keep the Campsite free of debris, rodents, vermin and anything of a dangerous, noxious or offensive nature or which could create a fire hazard or undue vibration, heat or noise.</w:t>
      </w:r>
    </w:p>
    <w:p w14:paraId="45E78AFD" w14:textId="062CEBDA" w:rsidR="002076FA" w:rsidRPr="007E7D46" w:rsidRDefault="002076FA" w:rsidP="003F4562">
      <w:pPr>
        <w:pStyle w:val="Heading2"/>
      </w:pPr>
      <w:bookmarkStart w:id="44" w:name="_Toc192235840"/>
      <w:r w:rsidRPr="007E7D46">
        <w:t>6.8</w:t>
      </w:r>
      <w:r w:rsidRPr="007E7D46">
        <w:tab/>
        <w:t>Registration of Renter’s Property</w:t>
      </w:r>
      <w:bookmarkEnd w:id="44"/>
    </w:p>
    <w:p w14:paraId="52213047" w14:textId="58709194" w:rsidR="002076FA" w:rsidRPr="007E7D46" w:rsidRDefault="002076FA" w:rsidP="00A94667">
      <w:pPr>
        <w:pStyle w:val="BodyText"/>
        <w:ind w:firstLine="720"/>
        <w:rPr>
          <w:rFonts w:ascii="Aptos" w:hAnsi="Aptos"/>
        </w:rPr>
      </w:pPr>
      <w:r w:rsidRPr="007E7D46">
        <w:rPr>
          <w:rFonts w:ascii="Aptos" w:hAnsi="Aptos"/>
        </w:rPr>
        <w:t xml:space="preserve">The Renter shall complete the Registration Form, attached hereto as </w:t>
      </w:r>
      <w:r w:rsidR="00213E70" w:rsidRPr="007E7D46">
        <w:rPr>
          <w:rFonts w:ascii="Aptos" w:hAnsi="Aptos"/>
        </w:rPr>
        <w:t>S</w:t>
      </w:r>
      <w:r w:rsidRPr="007E7D46">
        <w:rPr>
          <w:rFonts w:ascii="Aptos" w:hAnsi="Aptos"/>
        </w:rPr>
        <w:t xml:space="preserve">chedule </w:t>
      </w:r>
      <w:r w:rsidR="00213E70" w:rsidRPr="007E7D46">
        <w:rPr>
          <w:rFonts w:ascii="Aptos" w:hAnsi="Aptos"/>
        </w:rPr>
        <w:t>C</w:t>
      </w:r>
      <w:r w:rsidRPr="007E7D46">
        <w:rPr>
          <w:rFonts w:ascii="Aptos" w:hAnsi="Aptos"/>
        </w:rPr>
        <w:t>, providing the particulars of the Recreational Trailer</w:t>
      </w:r>
      <w:r w:rsidR="00DC7AB4">
        <w:rPr>
          <w:rFonts w:ascii="Aptos" w:hAnsi="Aptos"/>
        </w:rPr>
        <w:t xml:space="preserve"> and any Recreational Vehicles</w:t>
      </w:r>
      <w:r w:rsidRPr="007E7D46">
        <w:rPr>
          <w:rFonts w:ascii="Aptos" w:hAnsi="Aptos"/>
        </w:rPr>
        <w:t xml:space="preserve"> that will be used on the Campsite during the Summer Season, and stored on the Campsite during the Winter Season. The </w:t>
      </w:r>
      <w:r w:rsidR="007908E0" w:rsidRPr="007E7D46">
        <w:rPr>
          <w:rFonts w:ascii="Aptos" w:hAnsi="Aptos"/>
        </w:rPr>
        <w:t xml:space="preserve">fully </w:t>
      </w:r>
      <w:r w:rsidRPr="007E7D46">
        <w:rPr>
          <w:rFonts w:ascii="Aptos" w:hAnsi="Aptos"/>
        </w:rPr>
        <w:t>completed Registration Form</w:t>
      </w:r>
      <w:r w:rsidR="00DC7AB4">
        <w:rPr>
          <w:rFonts w:ascii="Aptos" w:hAnsi="Aptos"/>
        </w:rPr>
        <w:t>(s)</w:t>
      </w:r>
      <w:r w:rsidRPr="007E7D46">
        <w:rPr>
          <w:rFonts w:ascii="Aptos" w:hAnsi="Aptos"/>
        </w:rPr>
        <w:t xml:space="preserve"> must be provided to the Operator </w:t>
      </w:r>
      <w:r w:rsidR="005B2C72" w:rsidRPr="007E7D46">
        <w:rPr>
          <w:rFonts w:ascii="Aptos" w:hAnsi="Aptos"/>
        </w:rPr>
        <w:t>prior to the Commencement Date.</w:t>
      </w:r>
      <w:r w:rsidR="00A94667">
        <w:rPr>
          <w:rFonts w:ascii="Aptos" w:hAnsi="Aptos"/>
        </w:rPr>
        <w:t xml:space="preserve"> </w:t>
      </w:r>
      <w:r w:rsidR="00A94667" w:rsidRPr="00A94667">
        <w:rPr>
          <w:rFonts w:ascii="Aptos" w:hAnsi="Aptos"/>
        </w:rPr>
        <w:t xml:space="preserve">As continuing security for the payment and performance of all debts, liabilities and obligations of the </w:t>
      </w:r>
      <w:r w:rsidR="00A94667">
        <w:rPr>
          <w:rFonts w:ascii="Aptos" w:hAnsi="Aptos"/>
        </w:rPr>
        <w:t>Renter</w:t>
      </w:r>
      <w:r w:rsidR="00A94667" w:rsidRPr="00A94667">
        <w:rPr>
          <w:rFonts w:ascii="Aptos" w:hAnsi="Aptos"/>
        </w:rPr>
        <w:t xml:space="preserve"> to the </w:t>
      </w:r>
      <w:r w:rsidR="00A94667">
        <w:rPr>
          <w:rFonts w:ascii="Aptos" w:hAnsi="Aptos"/>
        </w:rPr>
        <w:t>Operator</w:t>
      </w:r>
      <w:r w:rsidR="00A94667" w:rsidRPr="00A94667">
        <w:rPr>
          <w:rFonts w:ascii="Aptos" w:hAnsi="Aptos"/>
        </w:rPr>
        <w:t xml:space="preserve"> </w:t>
      </w:r>
      <w:r w:rsidR="00A94667">
        <w:rPr>
          <w:rFonts w:ascii="Aptos" w:hAnsi="Aptos"/>
        </w:rPr>
        <w:t>pursuant to this License,</w:t>
      </w:r>
      <w:r w:rsidR="00A94667" w:rsidRPr="00A94667">
        <w:rPr>
          <w:rFonts w:ascii="Aptos" w:hAnsi="Aptos"/>
        </w:rPr>
        <w:t xml:space="preserve"> the Renter grants a </w:t>
      </w:r>
      <w:r w:rsidR="00A94667">
        <w:rPr>
          <w:rFonts w:ascii="Aptos" w:hAnsi="Aptos"/>
        </w:rPr>
        <w:t>s</w:t>
      </w:r>
      <w:r w:rsidR="00A94667" w:rsidRPr="00A94667">
        <w:rPr>
          <w:rFonts w:ascii="Aptos" w:hAnsi="Aptos"/>
        </w:rPr>
        <w:t xml:space="preserve">ecurity </w:t>
      </w:r>
      <w:r w:rsidR="00A94667">
        <w:rPr>
          <w:rFonts w:ascii="Aptos" w:hAnsi="Aptos"/>
        </w:rPr>
        <w:t>i</w:t>
      </w:r>
      <w:r w:rsidR="00A94667" w:rsidRPr="00A94667">
        <w:rPr>
          <w:rFonts w:ascii="Aptos" w:hAnsi="Aptos"/>
        </w:rPr>
        <w:t xml:space="preserve">nterest to the </w:t>
      </w:r>
      <w:r w:rsidR="00A94667">
        <w:rPr>
          <w:rFonts w:ascii="Aptos" w:hAnsi="Aptos"/>
        </w:rPr>
        <w:t>Operator</w:t>
      </w:r>
      <w:r w:rsidR="00A94667" w:rsidRPr="00A94667">
        <w:rPr>
          <w:rFonts w:ascii="Aptos" w:hAnsi="Aptos"/>
        </w:rPr>
        <w:t xml:space="preserve"> in the </w:t>
      </w:r>
      <w:r w:rsidR="00A94667">
        <w:rPr>
          <w:rFonts w:ascii="Aptos" w:hAnsi="Aptos"/>
        </w:rPr>
        <w:t>Recreational Vehicles and Recreational Trailers</w:t>
      </w:r>
      <w:r w:rsidR="00A94667" w:rsidRPr="00A94667">
        <w:rPr>
          <w:rFonts w:ascii="Aptos" w:hAnsi="Aptos"/>
        </w:rPr>
        <w:t xml:space="preserve"> of the </w:t>
      </w:r>
      <w:r w:rsidR="00A94667">
        <w:rPr>
          <w:rFonts w:ascii="Aptos" w:hAnsi="Aptos"/>
        </w:rPr>
        <w:t>Renter</w:t>
      </w:r>
      <w:r w:rsidR="00A94667" w:rsidRPr="00A94667">
        <w:rPr>
          <w:rFonts w:ascii="Aptos" w:hAnsi="Aptos"/>
        </w:rPr>
        <w:t xml:space="preserve"> and in all </w:t>
      </w:r>
      <w:r w:rsidR="00A94667">
        <w:rPr>
          <w:rFonts w:ascii="Aptos" w:hAnsi="Aptos"/>
        </w:rPr>
        <w:t>p</w:t>
      </w:r>
      <w:r w:rsidR="00A94667" w:rsidRPr="00A94667">
        <w:rPr>
          <w:rFonts w:ascii="Aptos" w:hAnsi="Aptos"/>
        </w:rPr>
        <w:t xml:space="preserve">roceeds thereof, </w:t>
      </w:r>
      <w:r w:rsidR="00A94667">
        <w:rPr>
          <w:rFonts w:ascii="Aptos" w:hAnsi="Aptos"/>
        </w:rPr>
        <w:t>a</w:t>
      </w:r>
      <w:r w:rsidR="00A94667" w:rsidRPr="00A94667">
        <w:rPr>
          <w:rFonts w:ascii="Aptos" w:hAnsi="Aptos"/>
        </w:rPr>
        <w:t>ccessions thereto and substitutions therefor</w:t>
      </w:r>
      <w:r w:rsidR="00E5796F">
        <w:rPr>
          <w:rFonts w:ascii="Aptos" w:hAnsi="Aptos"/>
        </w:rPr>
        <w:t xml:space="preserve"> (the “</w:t>
      </w:r>
      <w:r w:rsidR="00E5796F" w:rsidRPr="007F2EFD">
        <w:rPr>
          <w:rFonts w:ascii="Aptos" w:hAnsi="Aptos"/>
          <w:b/>
          <w:bCs/>
        </w:rPr>
        <w:t>Collateral</w:t>
      </w:r>
      <w:r w:rsidR="00E5796F">
        <w:rPr>
          <w:rFonts w:ascii="Aptos" w:hAnsi="Aptos"/>
        </w:rPr>
        <w:t>”)</w:t>
      </w:r>
      <w:r w:rsidR="00A94667" w:rsidRPr="00A94667">
        <w:rPr>
          <w:rFonts w:ascii="Aptos" w:hAnsi="Aptos"/>
        </w:rPr>
        <w:t>.</w:t>
      </w:r>
    </w:p>
    <w:p w14:paraId="6A3D351E" w14:textId="469E0B50" w:rsidR="00CF14EF" w:rsidRPr="007E7D46" w:rsidRDefault="00CF14EF" w:rsidP="003F4562">
      <w:pPr>
        <w:pStyle w:val="Heading1"/>
      </w:pPr>
      <w:bookmarkStart w:id="45" w:name="_Toc192235841"/>
      <w:r w:rsidRPr="007E7D46">
        <w:t>ARTICLE 7</w:t>
      </w:r>
      <w:r w:rsidR="003F4562" w:rsidRPr="007E7D46">
        <w:t xml:space="preserve"> - </w:t>
      </w:r>
      <w:r w:rsidRPr="007E7D46">
        <w:t>CONTROL OF THE LAND</w:t>
      </w:r>
      <w:bookmarkEnd w:id="45"/>
    </w:p>
    <w:p w14:paraId="5FE0A6DC" w14:textId="3D619349" w:rsidR="00CF14EF" w:rsidRPr="007E7D46" w:rsidRDefault="00CF14EF" w:rsidP="003F4562">
      <w:pPr>
        <w:pStyle w:val="Heading2"/>
      </w:pPr>
      <w:bookmarkStart w:id="46" w:name="_Toc192235842"/>
      <w:r w:rsidRPr="007E7D46">
        <w:t>7.1</w:t>
      </w:r>
      <w:r w:rsidRPr="007E7D46">
        <w:tab/>
        <w:t>Control of the Land by Operator</w:t>
      </w:r>
      <w:bookmarkEnd w:id="46"/>
    </w:p>
    <w:p w14:paraId="63F25BAD" w14:textId="76EA8510" w:rsidR="00CF14EF" w:rsidRPr="007E7D46" w:rsidRDefault="0030027E" w:rsidP="00CF14EF">
      <w:pPr>
        <w:pStyle w:val="BodyText"/>
        <w:rPr>
          <w:rFonts w:ascii="Aptos" w:hAnsi="Aptos"/>
        </w:rPr>
      </w:pPr>
      <w:r w:rsidRPr="007E7D46">
        <w:rPr>
          <w:rFonts w:ascii="Aptos" w:hAnsi="Aptos"/>
        </w:rPr>
        <w:t xml:space="preserve">The Operator </w:t>
      </w:r>
      <w:r w:rsidR="00F72424">
        <w:rPr>
          <w:rFonts w:ascii="Aptos" w:hAnsi="Aptos"/>
        </w:rPr>
        <w:t>shall have</w:t>
      </w:r>
      <w:r w:rsidRPr="007E7D46">
        <w:rPr>
          <w:rFonts w:ascii="Aptos" w:hAnsi="Aptos"/>
        </w:rPr>
        <w:t xml:space="preserve"> exclusive control of the Land, including the </w:t>
      </w:r>
      <w:r w:rsidR="005900B6" w:rsidRPr="007E7D46">
        <w:rPr>
          <w:rFonts w:ascii="Aptos" w:hAnsi="Aptos"/>
        </w:rPr>
        <w:t>Campground</w:t>
      </w:r>
      <w:r w:rsidRPr="007E7D46">
        <w:rPr>
          <w:rFonts w:ascii="Aptos" w:hAnsi="Aptos"/>
        </w:rPr>
        <w:t xml:space="preserve"> and Campsite, and its management and operation. Without limiting the generality of the foregoing</w:t>
      </w:r>
      <w:r w:rsidR="00F72424">
        <w:rPr>
          <w:rFonts w:ascii="Aptos" w:hAnsi="Aptos"/>
        </w:rPr>
        <w:t>,</w:t>
      </w:r>
      <w:r w:rsidRPr="007E7D46">
        <w:rPr>
          <w:rFonts w:ascii="Aptos" w:hAnsi="Aptos"/>
        </w:rPr>
        <w:t xml:space="preserve"> the Operator may</w:t>
      </w:r>
      <w:r w:rsidR="00F72424">
        <w:rPr>
          <w:rFonts w:ascii="Aptos" w:hAnsi="Aptos"/>
        </w:rPr>
        <w:t xml:space="preserve"> in its sole discretion</w:t>
      </w:r>
      <w:r w:rsidRPr="007E7D46">
        <w:rPr>
          <w:rFonts w:ascii="Aptos" w:hAnsi="Aptos"/>
        </w:rPr>
        <w:t>:</w:t>
      </w:r>
    </w:p>
    <w:p w14:paraId="1FD457CE" w14:textId="768A2148" w:rsidR="000F3B42" w:rsidRPr="007E7D46" w:rsidRDefault="000F3B42" w:rsidP="005C28F7">
      <w:pPr>
        <w:pStyle w:val="BodyText"/>
        <w:numPr>
          <w:ilvl w:val="0"/>
          <w:numId w:val="18"/>
        </w:numPr>
        <w:rPr>
          <w:rFonts w:ascii="Aptos" w:hAnsi="Aptos"/>
        </w:rPr>
      </w:pPr>
      <w:r w:rsidRPr="007E7D46">
        <w:rPr>
          <w:rFonts w:ascii="Aptos" w:hAnsi="Aptos"/>
        </w:rPr>
        <w:t xml:space="preserve">make repairs, replacements, changes or additions to the Land, </w:t>
      </w:r>
      <w:r w:rsidR="005900B6" w:rsidRPr="007E7D46">
        <w:rPr>
          <w:rFonts w:ascii="Aptos" w:hAnsi="Aptos"/>
        </w:rPr>
        <w:t>Campground</w:t>
      </w:r>
      <w:r w:rsidRPr="007E7D46">
        <w:rPr>
          <w:rFonts w:ascii="Aptos" w:hAnsi="Aptos"/>
        </w:rPr>
        <w:t xml:space="preserve">, or Campsite, and other systems, </w:t>
      </w:r>
      <w:r w:rsidR="007908E0" w:rsidRPr="007E7D46">
        <w:rPr>
          <w:rFonts w:ascii="Aptos" w:hAnsi="Aptos"/>
        </w:rPr>
        <w:t>F</w:t>
      </w:r>
      <w:r w:rsidRPr="007E7D46">
        <w:rPr>
          <w:rFonts w:ascii="Aptos" w:hAnsi="Aptos"/>
        </w:rPr>
        <w:t xml:space="preserve">acilities, equipment and buildings on the </w:t>
      </w:r>
      <w:proofErr w:type="gramStart"/>
      <w:r w:rsidRPr="007E7D46">
        <w:rPr>
          <w:rFonts w:ascii="Aptos" w:hAnsi="Aptos"/>
        </w:rPr>
        <w:t>Land;</w:t>
      </w:r>
      <w:proofErr w:type="gramEnd"/>
    </w:p>
    <w:p w14:paraId="44AF7274" w14:textId="42679D30" w:rsidR="0030027E" w:rsidRPr="007E7D46" w:rsidRDefault="00D55890" w:rsidP="005C28F7">
      <w:pPr>
        <w:pStyle w:val="BodyText"/>
        <w:numPr>
          <w:ilvl w:val="0"/>
          <w:numId w:val="18"/>
        </w:numPr>
        <w:rPr>
          <w:rFonts w:ascii="Aptos" w:hAnsi="Aptos"/>
        </w:rPr>
      </w:pPr>
      <w:r w:rsidRPr="007E7D46">
        <w:rPr>
          <w:rFonts w:ascii="Aptos" w:hAnsi="Aptos"/>
        </w:rPr>
        <w:lastRenderedPageBreak/>
        <w:t xml:space="preserve">deny the Renter and any other Person connected, directly or indirectly, with the Renter, </w:t>
      </w:r>
      <w:r w:rsidR="009C04D7" w:rsidRPr="007E7D46">
        <w:rPr>
          <w:rFonts w:ascii="Aptos" w:hAnsi="Aptos"/>
        </w:rPr>
        <w:t xml:space="preserve">to enter onto or access the Land, including use of the Campsite and </w:t>
      </w:r>
      <w:r w:rsidR="005900B6" w:rsidRPr="007E7D46">
        <w:rPr>
          <w:rFonts w:ascii="Aptos" w:hAnsi="Aptos"/>
        </w:rPr>
        <w:t>Campground</w:t>
      </w:r>
      <w:r w:rsidR="009C04D7" w:rsidRPr="007E7D46">
        <w:rPr>
          <w:rFonts w:ascii="Aptos" w:hAnsi="Aptos"/>
        </w:rPr>
        <w:t xml:space="preserve"> on the </w:t>
      </w:r>
      <w:proofErr w:type="gramStart"/>
      <w:r w:rsidR="009C04D7" w:rsidRPr="007E7D46">
        <w:rPr>
          <w:rFonts w:ascii="Aptos" w:hAnsi="Aptos"/>
        </w:rPr>
        <w:t>Land;</w:t>
      </w:r>
      <w:proofErr w:type="gramEnd"/>
    </w:p>
    <w:p w14:paraId="78CE7A79" w14:textId="1D91FF21" w:rsidR="00D55890" w:rsidRPr="007E7D46" w:rsidRDefault="009C04D7" w:rsidP="005C28F7">
      <w:pPr>
        <w:pStyle w:val="BodyText"/>
        <w:numPr>
          <w:ilvl w:val="0"/>
          <w:numId w:val="18"/>
        </w:numPr>
        <w:rPr>
          <w:rFonts w:ascii="Aptos" w:hAnsi="Aptos"/>
        </w:rPr>
      </w:pPr>
      <w:r w:rsidRPr="007E7D46">
        <w:rPr>
          <w:rFonts w:ascii="Aptos" w:hAnsi="Aptos"/>
        </w:rPr>
        <w:t xml:space="preserve">Evict Persons on the Land, </w:t>
      </w:r>
      <w:r w:rsidR="005900B6" w:rsidRPr="007E7D46">
        <w:rPr>
          <w:rFonts w:ascii="Aptos" w:hAnsi="Aptos"/>
        </w:rPr>
        <w:t>Campground</w:t>
      </w:r>
      <w:r w:rsidRPr="007E7D46">
        <w:rPr>
          <w:rFonts w:ascii="Aptos" w:hAnsi="Aptos"/>
        </w:rPr>
        <w:t xml:space="preserve">, or Campsite, if such Person is not accompanied by the </w:t>
      </w:r>
      <w:proofErr w:type="gramStart"/>
      <w:r w:rsidRPr="007E7D46">
        <w:rPr>
          <w:rFonts w:ascii="Aptos" w:hAnsi="Aptos"/>
        </w:rPr>
        <w:t>Renter;</w:t>
      </w:r>
      <w:proofErr w:type="gramEnd"/>
    </w:p>
    <w:p w14:paraId="5828253A" w14:textId="47289C69" w:rsidR="009C04D7" w:rsidRPr="00F72424" w:rsidRDefault="009C04D7" w:rsidP="00F72424">
      <w:pPr>
        <w:pStyle w:val="BodyText"/>
        <w:numPr>
          <w:ilvl w:val="0"/>
          <w:numId w:val="18"/>
        </w:numPr>
        <w:rPr>
          <w:rFonts w:ascii="Aptos" w:hAnsi="Aptos"/>
        </w:rPr>
      </w:pPr>
      <w:r w:rsidRPr="007E7D46">
        <w:rPr>
          <w:rFonts w:ascii="Aptos" w:hAnsi="Aptos"/>
        </w:rPr>
        <w:t xml:space="preserve">Install bollards or other barricades to </w:t>
      </w:r>
      <w:r w:rsidR="00D70589">
        <w:rPr>
          <w:rFonts w:ascii="Aptos" w:hAnsi="Aptos"/>
        </w:rPr>
        <w:t>effect seizure</w:t>
      </w:r>
      <w:r w:rsidR="007F2EFD">
        <w:rPr>
          <w:rFonts w:ascii="Aptos" w:hAnsi="Aptos"/>
        </w:rPr>
        <w:t xml:space="preserve"> of the Collateral</w:t>
      </w:r>
      <w:r w:rsidR="00D70589">
        <w:rPr>
          <w:rFonts w:ascii="Aptos" w:hAnsi="Aptos"/>
        </w:rPr>
        <w:t xml:space="preserve"> upon an Event of Default.</w:t>
      </w:r>
    </w:p>
    <w:p w14:paraId="3DECF87C" w14:textId="34F63DD8" w:rsidR="00D55890" w:rsidRPr="007E7D46" w:rsidRDefault="00D55890" w:rsidP="00F72424">
      <w:pPr>
        <w:pStyle w:val="Heading2"/>
        <w:keepNext/>
      </w:pPr>
      <w:bookmarkStart w:id="47" w:name="_Toc192235843"/>
      <w:r w:rsidRPr="007E7D46">
        <w:t>7.2</w:t>
      </w:r>
      <w:r w:rsidRPr="007E7D46">
        <w:tab/>
        <w:t>No Interference</w:t>
      </w:r>
      <w:r w:rsidR="00440483" w:rsidRPr="007E7D46">
        <w:t xml:space="preserve"> by Renter</w:t>
      </w:r>
      <w:bookmarkEnd w:id="47"/>
    </w:p>
    <w:p w14:paraId="38039BEF" w14:textId="7940A83E" w:rsidR="00D55890" w:rsidRPr="007E7D46" w:rsidRDefault="00D55890" w:rsidP="007908E0">
      <w:pPr>
        <w:pStyle w:val="BodyText"/>
        <w:ind w:firstLine="720"/>
        <w:rPr>
          <w:rFonts w:ascii="Aptos" w:hAnsi="Aptos"/>
        </w:rPr>
      </w:pPr>
      <w:r w:rsidRPr="007E7D46">
        <w:rPr>
          <w:rFonts w:ascii="Aptos" w:hAnsi="Aptos"/>
        </w:rPr>
        <w:t xml:space="preserve">The Renter acknowledges and agrees that the Operator shall solely be responsible for the day-to-day management and administration of the Land and the </w:t>
      </w:r>
      <w:r w:rsidR="005900B6" w:rsidRPr="007E7D46">
        <w:rPr>
          <w:rFonts w:ascii="Aptos" w:hAnsi="Aptos"/>
        </w:rPr>
        <w:t>Campground</w:t>
      </w:r>
      <w:r w:rsidRPr="007E7D46">
        <w:rPr>
          <w:rFonts w:ascii="Aptos" w:hAnsi="Aptos"/>
        </w:rPr>
        <w:t xml:space="preserve">, and the Renter </w:t>
      </w:r>
      <w:r w:rsidR="00F72424">
        <w:rPr>
          <w:rFonts w:ascii="Aptos" w:hAnsi="Aptos"/>
        </w:rPr>
        <w:t>shall</w:t>
      </w:r>
      <w:r w:rsidRPr="007E7D46">
        <w:rPr>
          <w:rFonts w:ascii="Aptos" w:hAnsi="Aptos"/>
        </w:rPr>
        <w:t xml:space="preserve"> not prohibit, hinder, restrict or otherwise interfere with the Operator's day-to-day management and administration of the Land and the </w:t>
      </w:r>
      <w:r w:rsidR="005900B6" w:rsidRPr="007E7D46">
        <w:rPr>
          <w:rFonts w:ascii="Aptos" w:hAnsi="Aptos"/>
        </w:rPr>
        <w:t>Campground</w:t>
      </w:r>
      <w:r w:rsidRPr="007E7D46">
        <w:rPr>
          <w:rFonts w:ascii="Aptos" w:hAnsi="Aptos"/>
        </w:rPr>
        <w:t>.</w:t>
      </w:r>
    </w:p>
    <w:p w14:paraId="30E94F1C" w14:textId="0ED5A2FB" w:rsidR="000F3B42" w:rsidRPr="007E7D46" w:rsidRDefault="000F3B42" w:rsidP="003F4562">
      <w:pPr>
        <w:pStyle w:val="Heading2"/>
      </w:pPr>
      <w:bookmarkStart w:id="48" w:name="_Toc192235845"/>
      <w:r w:rsidRPr="007E7D46">
        <w:t>7.</w:t>
      </w:r>
      <w:r w:rsidR="00B15531">
        <w:t>3</w:t>
      </w:r>
      <w:r w:rsidRPr="007E7D46">
        <w:tab/>
        <w:t xml:space="preserve">Access by the </w:t>
      </w:r>
      <w:r w:rsidR="00A62E88" w:rsidRPr="007E7D46">
        <w:t>Operator</w:t>
      </w:r>
      <w:bookmarkEnd w:id="48"/>
    </w:p>
    <w:p w14:paraId="47376464" w14:textId="701757AF" w:rsidR="007908E0" w:rsidRPr="007E7D46" w:rsidRDefault="007908E0" w:rsidP="007908E0">
      <w:pPr>
        <w:pStyle w:val="BodyText"/>
        <w:ind w:firstLine="720"/>
        <w:rPr>
          <w:rFonts w:ascii="Aptos" w:hAnsi="Aptos"/>
          <w:highlight w:val="yellow"/>
        </w:rPr>
      </w:pPr>
      <w:r w:rsidRPr="007E7D46">
        <w:rPr>
          <w:rFonts w:ascii="Aptos" w:hAnsi="Aptos"/>
        </w:rPr>
        <w:t xml:space="preserve">The Operator </w:t>
      </w:r>
      <w:r w:rsidR="00B15531">
        <w:rPr>
          <w:rFonts w:ascii="Aptos" w:hAnsi="Aptos"/>
        </w:rPr>
        <w:t>may</w:t>
      </w:r>
      <w:r w:rsidRPr="007E7D46">
        <w:rPr>
          <w:rFonts w:ascii="Aptos" w:hAnsi="Aptos"/>
        </w:rPr>
        <w:t xml:space="preserve"> enter the Campsite at any time in the case of a real or apprehended emergency and otherwise upon no less than twenty-four (24) hours’ prior written </w:t>
      </w:r>
      <w:r w:rsidR="002F40AE" w:rsidRPr="007E7D46">
        <w:rPr>
          <w:rFonts w:ascii="Aptos" w:hAnsi="Aptos"/>
        </w:rPr>
        <w:t>N</w:t>
      </w:r>
      <w:r w:rsidRPr="007E7D46">
        <w:rPr>
          <w:rFonts w:ascii="Aptos" w:hAnsi="Aptos"/>
        </w:rPr>
        <w:t xml:space="preserve">otice and the Renter may have a representative of the Renter present to supervise such access: (a) to examine or inspect the Campsite; (b) to provide services or make repairs, replacements, changes or alterations as may be required or permitted under this </w:t>
      </w:r>
      <w:r w:rsidR="00723BF1">
        <w:rPr>
          <w:rFonts w:ascii="Aptos" w:hAnsi="Aptos"/>
        </w:rPr>
        <w:t>License</w:t>
      </w:r>
      <w:r w:rsidRPr="007E7D46">
        <w:rPr>
          <w:rFonts w:ascii="Aptos" w:hAnsi="Aptos"/>
        </w:rPr>
        <w:t>; and (c) to take such steps as the Operator may deem necessary for the safety, improvement or preservation of the Campsite. The Renter shall cooperate with the Operator in any such entry by the Operator into the Campsite but shall be permitted to have a representative on site to supervise such access.</w:t>
      </w:r>
    </w:p>
    <w:p w14:paraId="2BFC709F" w14:textId="3041AB77" w:rsidR="00440483" w:rsidRPr="007E7D46" w:rsidRDefault="00440483" w:rsidP="003F4562">
      <w:pPr>
        <w:pStyle w:val="Heading2"/>
      </w:pPr>
      <w:bookmarkStart w:id="49" w:name="_Toc192235846"/>
      <w:r w:rsidRPr="007E7D46">
        <w:t>7.</w:t>
      </w:r>
      <w:r w:rsidR="00B15531">
        <w:t>4</w:t>
      </w:r>
      <w:r w:rsidRPr="007E7D46">
        <w:tab/>
        <w:t>Access by the Renter</w:t>
      </w:r>
      <w:bookmarkEnd w:id="49"/>
    </w:p>
    <w:p w14:paraId="39CBCFEF" w14:textId="0DD878F8" w:rsidR="00440483" w:rsidRPr="007E7D46" w:rsidRDefault="00101162" w:rsidP="00575A07">
      <w:pPr>
        <w:pStyle w:val="BodyText"/>
        <w:ind w:firstLine="720"/>
        <w:rPr>
          <w:rFonts w:ascii="Aptos" w:hAnsi="Aptos"/>
        </w:rPr>
      </w:pPr>
      <w:r>
        <w:rPr>
          <w:rFonts w:ascii="Aptos" w:hAnsi="Aptos"/>
        </w:rPr>
        <w:t>T</w:t>
      </w:r>
      <w:r w:rsidR="00C81982" w:rsidRPr="007E7D46">
        <w:rPr>
          <w:rFonts w:ascii="Aptos" w:hAnsi="Aptos"/>
        </w:rPr>
        <w:t xml:space="preserve">he Renter shall </w:t>
      </w:r>
      <w:r>
        <w:rPr>
          <w:rFonts w:ascii="Aptos" w:hAnsi="Aptos"/>
        </w:rPr>
        <w:t>access the Land and Campground only through the</w:t>
      </w:r>
      <w:r w:rsidR="00C81982" w:rsidRPr="007E7D46">
        <w:rPr>
          <w:rFonts w:ascii="Aptos" w:hAnsi="Aptos"/>
        </w:rPr>
        <w:t xml:space="preserve"> </w:t>
      </w:r>
      <w:r w:rsidR="00C806B3" w:rsidRPr="007E7D46">
        <w:rPr>
          <w:rFonts w:ascii="Aptos" w:hAnsi="Aptos"/>
        </w:rPr>
        <w:t>Entrance</w:t>
      </w:r>
      <w:r w:rsidR="00C81982" w:rsidRPr="007E7D46">
        <w:rPr>
          <w:rFonts w:ascii="Aptos" w:hAnsi="Aptos"/>
        </w:rPr>
        <w:t xml:space="preserve">. Each Campsite shall be issued two FOB devices capable of opening the </w:t>
      </w:r>
      <w:r w:rsidR="00C806B3" w:rsidRPr="007E7D46">
        <w:rPr>
          <w:rFonts w:ascii="Aptos" w:hAnsi="Aptos"/>
        </w:rPr>
        <w:t>Entrance</w:t>
      </w:r>
      <w:r w:rsidR="00C81982" w:rsidRPr="007E7D46">
        <w:rPr>
          <w:rFonts w:ascii="Aptos" w:hAnsi="Aptos"/>
        </w:rPr>
        <w:t xml:space="preserve"> and the Renter shall pay $50.00 per FOB</w:t>
      </w:r>
      <w:r w:rsidR="005B542C">
        <w:rPr>
          <w:rFonts w:ascii="Aptos" w:hAnsi="Aptos"/>
        </w:rPr>
        <w:t xml:space="preserve">, </w:t>
      </w:r>
      <w:r w:rsidR="005B542C" w:rsidRPr="005B542C">
        <w:rPr>
          <w:rFonts w:ascii="Aptos" w:hAnsi="Aptos"/>
          <w:highlight w:val="yellow"/>
        </w:rPr>
        <w:t xml:space="preserve">refundable upon exiting the </w:t>
      </w:r>
      <w:r w:rsidR="005B542C">
        <w:rPr>
          <w:rFonts w:ascii="Aptos" w:hAnsi="Aptos"/>
          <w:highlight w:val="yellow"/>
        </w:rPr>
        <w:t xml:space="preserve">Campsite </w:t>
      </w:r>
      <w:r w:rsidR="005B542C" w:rsidRPr="005B542C">
        <w:rPr>
          <w:rFonts w:ascii="Aptos" w:hAnsi="Aptos"/>
          <w:highlight w:val="yellow"/>
        </w:rPr>
        <w:t>License</w:t>
      </w:r>
      <w:r w:rsidR="005B542C">
        <w:rPr>
          <w:rFonts w:ascii="Aptos" w:hAnsi="Aptos"/>
          <w:highlight w:val="yellow"/>
        </w:rPr>
        <w:t xml:space="preserve"> </w:t>
      </w:r>
      <w:r w:rsidR="005B542C" w:rsidRPr="005B542C">
        <w:rPr>
          <w:rFonts w:ascii="Aptos" w:hAnsi="Aptos"/>
          <w:highlight w:val="yellow"/>
        </w:rPr>
        <w:t>if in good standing</w:t>
      </w:r>
      <w:r w:rsidR="00C81982" w:rsidRPr="007E7D46">
        <w:rPr>
          <w:rFonts w:ascii="Aptos" w:hAnsi="Aptos"/>
        </w:rPr>
        <w:t>.</w:t>
      </w:r>
      <w:r w:rsidR="002076FA" w:rsidRPr="007E7D46">
        <w:rPr>
          <w:rFonts w:ascii="Aptos" w:hAnsi="Aptos"/>
        </w:rPr>
        <w:t xml:space="preserve"> The Renter shall be responsible for the FOBs and shall notify the Operator immediately if a FOB is lost or stolen. The Renter shall also be responsible for purchasing replacement FOBs at the cost of $</w:t>
      </w:r>
      <w:ins w:id="50" w:author="Tim Latimer" w:date="2025-03-12T16:56:00Z" w16du:dateUtc="2025-03-12T22:56:00Z">
        <w:r w:rsidR="00927961">
          <w:rPr>
            <w:rFonts w:ascii="Aptos" w:hAnsi="Aptos"/>
          </w:rPr>
          <w:t>8</w:t>
        </w:r>
      </w:ins>
      <w:del w:id="51" w:author="Tim Latimer" w:date="2025-03-12T16:56:00Z" w16du:dateUtc="2025-03-12T22:56:00Z">
        <w:r w:rsidR="002076FA" w:rsidRPr="007E7D46" w:rsidDel="00927961">
          <w:rPr>
            <w:rFonts w:ascii="Aptos" w:hAnsi="Aptos"/>
          </w:rPr>
          <w:delText>5</w:delText>
        </w:r>
      </w:del>
      <w:r w:rsidR="002076FA" w:rsidRPr="007E7D46">
        <w:rPr>
          <w:rFonts w:ascii="Aptos" w:hAnsi="Aptos"/>
        </w:rPr>
        <w:t>0.00 each.</w:t>
      </w:r>
      <w:r>
        <w:rPr>
          <w:rFonts w:ascii="Aptos" w:hAnsi="Aptos"/>
        </w:rPr>
        <w:t xml:space="preserve"> The FOBs shall </w:t>
      </w:r>
      <w:proofErr w:type="gramStart"/>
      <w:r>
        <w:rPr>
          <w:rFonts w:ascii="Aptos" w:hAnsi="Aptos"/>
        </w:rPr>
        <w:t>remain the property of the Operator at all times</w:t>
      </w:r>
      <w:proofErr w:type="gramEnd"/>
      <w:r>
        <w:rPr>
          <w:rFonts w:ascii="Aptos" w:hAnsi="Aptos"/>
        </w:rPr>
        <w:t>.</w:t>
      </w:r>
      <w:r w:rsidR="005B542C">
        <w:rPr>
          <w:rFonts w:ascii="Aptos" w:hAnsi="Aptos"/>
        </w:rPr>
        <w:t xml:space="preserve"> </w:t>
      </w:r>
    </w:p>
    <w:p w14:paraId="25EDAA79" w14:textId="6120DA32" w:rsidR="00575A07" w:rsidRPr="007E7D46" w:rsidRDefault="00575A07" w:rsidP="00575A07">
      <w:pPr>
        <w:pStyle w:val="BodyText"/>
        <w:ind w:firstLine="720"/>
        <w:rPr>
          <w:rFonts w:ascii="Aptos" w:hAnsi="Aptos"/>
        </w:rPr>
      </w:pPr>
      <w:r w:rsidRPr="007E7D46">
        <w:rPr>
          <w:rFonts w:ascii="Aptos" w:hAnsi="Aptos"/>
        </w:rPr>
        <w:t xml:space="preserve">The Renter acknowledges and agrees that </w:t>
      </w:r>
      <w:r w:rsidR="00101162">
        <w:rPr>
          <w:rFonts w:ascii="Aptos" w:hAnsi="Aptos"/>
        </w:rPr>
        <w:t xml:space="preserve">their </w:t>
      </w:r>
      <w:proofErr w:type="gramStart"/>
      <w:r w:rsidR="00101162">
        <w:rPr>
          <w:rFonts w:ascii="Aptos" w:hAnsi="Aptos"/>
        </w:rPr>
        <w:t>invitees</w:t>
      </w:r>
      <w:proofErr w:type="gramEnd"/>
      <w:r w:rsidRPr="007E7D46">
        <w:rPr>
          <w:rFonts w:ascii="Aptos" w:hAnsi="Aptos"/>
        </w:rPr>
        <w:t xml:space="preserve"> shall</w:t>
      </w:r>
      <w:r w:rsidR="00101162">
        <w:rPr>
          <w:rFonts w:ascii="Aptos" w:hAnsi="Aptos"/>
        </w:rPr>
        <w:t xml:space="preserve"> not</w:t>
      </w:r>
      <w:r w:rsidRPr="007E7D46">
        <w:rPr>
          <w:rFonts w:ascii="Aptos" w:hAnsi="Aptos"/>
        </w:rPr>
        <w:t xml:space="preserve"> enter onto the </w:t>
      </w:r>
      <w:r w:rsidR="005900B6" w:rsidRPr="007E7D46">
        <w:rPr>
          <w:rFonts w:ascii="Aptos" w:hAnsi="Aptos"/>
        </w:rPr>
        <w:t>Campground</w:t>
      </w:r>
      <w:r w:rsidRPr="007E7D46">
        <w:rPr>
          <w:rFonts w:ascii="Aptos" w:hAnsi="Aptos"/>
        </w:rPr>
        <w:t xml:space="preserve">   or occupy the Campsite without the Renter being present and responsible for such </w:t>
      </w:r>
      <w:r w:rsidR="00101162">
        <w:rPr>
          <w:rFonts w:ascii="Aptos" w:hAnsi="Aptos"/>
        </w:rPr>
        <w:t>invitee</w:t>
      </w:r>
      <w:r w:rsidRPr="007E7D46">
        <w:rPr>
          <w:rFonts w:ascii="Aptos" w:hAnsi="Aptos"/>
        </w:rPr>
        <w:t xml:space="preserve">. Any </w:t>
      </w:r>
      <w:r w:rsidR="00101162">
        <w:rPr>
          <w:rFonts w:ascii="Aptos" w:hAnsi="Aptos"/>
        </w:rPr>
        <w:t xml:space="preserve">invitee </w:t>
      </w:r>
      <w:proofErr w:type="gramStart"/>
      <w:r w:rsidR="00101162">
        <w:rPr>
          <w:rFonts w:ascii="Aptos" w:hAnsi="Aptos"/>
        </w:rPr>
        <w:t>of</w:t>
      </w:r>
      <w:proofErr w:type="gramEnd"/>
      <w:r w:rsidR="00101162">
        <w:rPr>
          <w:rFonts w:ascii="Aptos" w:hAnsi="Aptos"/>
        </w:rPr>
        <w:t xml:space="preserve"> the Renter</w:t>
      </w:r>
      <w:r w:rsidRPr="007E7D46">
        <w:rPr>
          <w:rFonts w:ascii="Aptos" w:hAnsi="Aptos"/>
        </w:rPr>
        <w:t xml:space="preserve"> on the </w:t>
      </w:r>
      <w:r w:rsidR="005900B6" w:rsidRPr="007E7D46">
        <w:rPr>
          <w:rFonts w:ascii="Aptos" w:hAnsi="Aptos"/>
        </w:rPr>
        <w:t>Campground</w:t>
      </w:r>
      <w:r w:rsidRPr="007E7D46">
        <w:rPr>
          <w:rFonts w:ascii="Aptos" w:hAnsi="Aptos"/>
        </w:rPr>
        <w:t xml:space="preserve"> will be immediately evicted if not with the Renter.</w:t>
      </w:r>
    </w:p>
    <w:p w14:paraId="7424C02B" w14:textId="74EC7201" w:rsidR="000F3B42" w:rsidRPr="007E7D46" w:rsidRDefault="000F3B42" w:rsidP="003F4562">
      <w:pPr>
        <w:pStyle w:val="Heading2"/>
      </w:pPr>
      <w:bookmarkStart w:id="52" w:name="_Toc192235847"/>
      <w:r w:rsidRPr="007E7D46">
        <w:t>7.</w:t>
      </w:r>
      <w:r w:rsidR="00B15531">
        <w:t>5</w:t>
      </w:r>
      <w:r w:rsidRPr="007E7D46">
        <w:tab/>
        <w:t>Relocation</w:t>
      </w:r>
      <w:bookmarkEnd w:id="52"/>
    </w:p>
    <w:p w14:paraId="52AC5ABF" w14:textId="3E37D85E" w:rsidR="0078443D" w:rsidRPr="007E7D46" w:rsidRDefault="000F3B42" w:rsidP="0078443D">
      <w:pPr>
        <w:pStyle w:val="BodyText"/>
        <w:ind w:firstLine="720"/>
        <w:rPr>
          <w:rFonts w:ascii="Aptos" w:hAnsi="Aptos"/>
        </w:rPr>
      </w:pPr>
      <w:r w:rsidRPr="007E7D46">
        <w:rPr>
          <w:rFonts w:ascii="Aptos" w:hAnsi="Aptos"/>
        </w:rPr>
        <w:t xml:space="preserve">The Renter </w:t>
      </w:r>
      <w:r w:rsidR="0078443D" w:rsidRPr="007E7D46">
        <w:rPr>
          <w:rFonts w:ascii="Aptos" w:hAnsi="Aptos"/>
        </w:rPr>
        <w:t xml:space="preserve">may request to relocate from the Campsite to another available campsite by providing </w:t>
      </w:r>
      <w:r w:rsidR="002F40AE" w:rsidRPr="007E7D46">
        <w:rPr>
          <w:rFonts w:ascii="Aptos" w:hAnsi="Aptos"/>
        </w:rPr>
        <w:t>N</w:t>
      </w:r>
      <w:r w:rsidR="0078443D" w:rsidRPr="007E7D46">
        <w:rPr>
          <w:rFonts w:ascii="Aptos" w:hAnsi="Aptos"/>
        </w:rPr>
        <w:t>otice to the Operator</w:t>
      </w:r>
      <w:r w:rsidR="008A7CAB">
        <w:rPr>
          <w:rFonts w:ascii="Aptos" w:hAnsi="Aptos"/>
        </w:rPr>
        <w:t xml:space="preserve"> thereof</w:t>
      </w:r>
      <w:r w:rsidR="0078443D" w:rsidRPr="007E7D46">
        <w:rPr>
          <w:rFonts w:ascii="Aptos" w:hAnsi="Aptos"/>
        </w:rPr>
        <w:t>.</w:t>
      </w:r>
      <w:r w:rsidR="008A7CAB">
        <w:rPr>
          <w:rFonts w:ascii="Aptos" w:hAnsi="Aptos"/>
        </w:rPr>
        <w:t xml:space="preserve"> The Operator may grant or deny such request in its sole discretion and </w:t>
      </w:r>
      <w:r w:rsidR="008E0B1A">
        <w:rPr>
          <w:rFonts w:ascii="Aptos" w:hAnsi="Aptos"/>
        </w:rPr>
        <w:t>on</w:t>
      </w:r>
      <w:r w:rsidR="008A7CAB">
        <w:rPr>
          <w:rFonts w:ascii="Aptos" w:hAnsi="Aptos"/>
        </w:rPr>
        <w:t xml:space="preserve"> payment of the Operator’s relocation fee</w:t>
      </w:r>
      <w:r w:rsidR="00605E76">
        <w:rPr>
          <w:rFonts w:ascii="Aptos" w:hAnsi="Aptos"/>
        </w:rPr>
        <w:t xml:space="preserve"> of $</w:t>
      </w:r>
      <w:ins w:id="53" w:author="Tim Latimer" w:date="2025-03-12T16:57:00Z" w16du:dateUtc="2025-03-12T22:57:00Z">
        <w:r w:rsidR="00927961">
          <w:rPr>
            <w:rFonts w:ascii="Aptos" w:hAnsi="Aptos"/>
          </w:rPr>
          <w:t>5</w:t>
        </w:r>
      </w:ins>
      <w:del w:id="54" w:author="Tim Latimer" w:date="2025-03-12T16:57:00Z" w16du:dateUtc="2025-03-12T22:57:00Z">
        <w:r w:rsidR="00605E76" w:rsidDel="00927961">
          <w:rPr>
            <w:rFonts w:ascii="Aptos" w:hAnsi="Aptos"/>
          </w:rPr>
          <w:delText>2</w:delText>
        </w:r>
      </w:del>
      <w:r w:rsidR="00605E76">
        <w:rPr>
          <w:rFonts w:ascii="Aptos" w:hAnsi="Aptos"/>
        </w:rPr>
        <w:t>00.00+GST</w:t>
      </w:r>
      <w:r w:rsidR="008A7CAB">
        <w:rPr>
          <w:rFonts w:ascii="Aptos" w:hAnsi="Aptos"/>
        </w:rPr>
        <w:t xml:space="preserve"> and any </w:t>
      </w:r>
      <w:r w:rsidR="008E0B1A">
        <w:rPr>
          <w:rFonts w:ascii="Aptos" w:hAnsi="Aptos"/>
        </w:rPr>
        <w:t xml:space="preserve">related </w:t>
      </w:r>
      <w:r w:rsidR="008A7CAB">
        <w:rPr>
          <w:rFonts w:ascii="Aptos" w:hAnsi="Aptos"/>
        </w:rPr>
        <w:t xml:space="preserve">administrative fees </w:t>
      </w:r>
      <w:r w:rsidR="008E0B1A">
        <w:rPr>
          <w:rFonts w:ascii="Aptos" w:hAnsi="Aptos"/>
        </w:rPr>
        <w:t>of the Operator</w:t>
      </w:r>
      <w:r w:rsidR="008A7CAB">
        <w:rPr>
          <w:rFonts w:ascii="Aptos" w:hAnsi="Aptos"/>
        </w:rPr>
        <w:t>.</w:t>
      </w:r>
      <w:r w:rsidR="008E0B1A">
        <w:rPr>
          <w:rFonts w:ascii="Aptos" w:hAnsi="Aptos"/>
        </w:rPr>
        <w:t xml:space="preserve"> </w:t>
      </w:r>
      <w:ins w:id="55" w:author="Tim Latimer" w:date="2025-03-12T16:57:00Z" w16du:dateUtc="2025-03-12T22:57:00Z">
        <w:r w:rsidR="00927961">
          <w:rPr>
            <w:rFonts w:ascii="Aptos" w:hAnsi="Aptos"/>
          </w:rPr>
          <w:t xml:space="preserve">Unless waved by management </w:t>
        </w:r>
      </w:ins>
    </w:p>
    <w:p w14:paraId="4E34C4B3" w14:textId="4CF2ACB8" w:rsidR="00A62E88" w:rsidRPr="007E7D46" w:rsidRDefault="00A62E88" w:rsidP="007F2EFD">
      <w:pPr>
        <w:pStyle w:val="Heading2"/>
        <w:keepNext/>
      </w:pPr>
      <w:bookmarkStart w:id="56" w:name="_Toc192235848"/>
      <w:r w:rsidRPr="007E7D46">
        <w:lastRenderedPageBreak/>
        <w:t>7.</w:t>
      </w:r>
      <w:r w:rsidR="00B15531">
        <w:t>6</w:t>
      </w:r>
      <w:r w:rsidRPr="007E7D46">
        <w:tab/>
        <w:t>No Alterations by Renter</w:t>
      </w:r>
      <w:bookmarkEnd w:id="56"/>
    </w:p>
    <w:p w14:paraId="4FCDA279" w14:textId="268FBC6D" w:rsidR="00A62E88" w:rsidRPr="007E7D46" w:rsidRDefault="00A62E88" w:rsidP="00A62E88">
      <w:pPr>
        <w:pStyle w:val="BodyText"/>
        <w:rPr>
          <w:rFonts w:ascii="Aptos" w:hAnsi="Aptos"/>
        </w:rPr>
      </w:pPr>
      <w:r w:rsidRPr="007E7D46">
        <w:rPr>
          <w:rFonts w:ascii="Aptos" w:hAnsi="Aptos"/>
        </w:rPr>
        <w:tab/>
      </w:r>
      <w:bookmarkStart w:id="57" w:name="_Hlk192160883"/>
      <w:r w:rsidR="008E0B1A">
        <w:rPr>
          <w:rFonts w:ascii="Aptos" w:hAnsi="Aptos"/>
        </w:rPr>
        <w:t>Unless t</w:t>
      </w:r>
      <w:r w:rsidRPr="007E7D46">
        <w:rPr>
          <w:rFonts w:ascii="Aptos" w:hAnsi="Aptos"/>
        </w:rPr>
        <w:t>he Renter</w:t>
      </w:r>
      <w:r w:rsidR="008E0B1A">
        <w:rPr>
          <w:rFonts w:ascii="Aptos" w:hAnsi="Aptos"/>
        </w:rPr>
        <w:t xml:space="preserve"> has obtained prior written consent from the Operator </w:t>
      </w:r>
      <w:proofErr w:type="gramStart"/>
      <w:r w:rsidR="008E0B1A">
        <w:rPr>
          <w:rFonts w:ascii="Aptos" w:hAnsi="Aptos"/>
        </w:rPr>
        <w:t>therefor</w:t>
      </w:r>
      <w:proofErr w:type="gramEnd"/>
      <w:r w:rsidR="008E0B1A">
        <w:rPr>
          <w:rFonts w:ascii="Aptos" w:hAnsi="Aptos"/>
        </w:rPr>
        <w:t>, the Renter</w:t>
      </w:r>
      <w:r w:rsidRPr="007E7D46">
        <w:rPr>
          <w:rFonts w:ascii="Aptos" w:hAnsi="Aptos"/>
        </w:rPr>
        <w:t xml:space="preserve"> shall not:</w:t>
      </w:r>
    </w:p>
    <w:p w14:paraId="0BBB6B40" w14:textId="54823D46" w:rsidR="00A62E88" w:rsidRPr="007E7D46" w:rsidRDefault="00A62E88" w:rsidP="005C28F7">
      <w:pPr>
        <w:pStyle w:val="BodyText"/>
        <w:numPr>
          <w:ilvl w:val="0"/>
          <w:numId w:val="19"/>
        </w:numPr>
        <w:rPr>
          <w:rFonts w:ascii="Aptos" w:hAnsi="Aptos"/>
        </w:rPr>
      </w:pPr>
      <w:r w:rsidRPr="007E7D46">
        <w:rPr>
          <w:rFonts w:ascii="Aptos" w:hAnsi="Aptos"/>
        </w:rPr>
        <w:t>Ma</w:t>
      </w:r>
      <w:bookmarkEnd w:id="57"/>
      <w:r w:rsidRPr="007E7D46">
        <w:rPr>
          <w:rFonts w:ascii="Aptos" w:hAnsi="Aptos"/>
        </w:rPr>
        <w:t xml:space="preserve">ke, or allow to be made, any kind of improvement upon the Land, </w:t>
      </w:r>
      <w:r w:rsidR="005900B6" w:rsidRPr="007E7D46">
        <w:rPr>
          <w:rFonts w:ascii="Aptos" w:hAnsi="Aptos"/>
        </w:rPr>
        <w:t>Campground</w:t>
      </w:r>
      <w:r w:rsidRPr="007E7D46">
        <w:rPr>
          <w:rFonts w:ascii="Aptos" w:hAnsi="Aptos"/>
        </w:rPr>
        <w:t xml:space="preserve">, or </w:t>
      </w:r>
      <w:proofErr w:type="gramStart"/>
      <w:r w:rsidRPr="007E7D46">
        <w:rPr>
          <w:rFonts w:ascii="Aptos" w:hAnsi="Aptos"/>
        </w:rPr>
        <w:t>Campsite;</w:t>
      </w:r>
      <w:proofErr w:type="gramEnd"/>
    </w:p>
    <w:p w14:paraId="5CA9DFD4" w14:textId="6EEBDB8B" w:rsidR="00A62E88" w:rsidRPr="007E7D46" w:rsidRDefault="00A62E88" w:rsidP="005C28F7">
      <w:pPr>
        <w:pStyle w:val="BodyText"/>
        <w:numPr>
          <w:ilvl w:val="0"/>
          <w:numId w:val="19"/>
        </w:numPr>
        <w:rPr>
          <w:rFonts w:ascii="Aptos" w:hAnsi="Aptos"/>
        </w:rPr>
      </w:pPr>
      <w:r w:rsidRPr="007E7D46">
        <w:rPr>
          <w:rFonts w:ascii="Aptos" w:hAnsi="Aptos"/>
        </w:rPr>
        <w:t xml:space="preserve">Affix, or allow to be affixed, any kind of fixture upon the Land, </w:t>
      </w:r>
      <w:r w:rsidR="005900B6" w:rsidRPr="007E7D46">
        <w:rPr>
          <w:rFonts w:ascii="Aptos" w:hAnsi="Aptos"/>
        </w:rPr>
        <w:t>Campground</w:t>
      </w:r>
      <w:r w:rsidRPr="007E7D46">
        <w:rPr>
          <w:rFonts w:ascii="Aptos" w:hAnsi="Aptos"/>
        </w:rPr>
        <w:t xml:space="preserve">, or </w:t>
      </w:r>
      <w:proofErr w:type="gramStart"/>
      <w:r w:rsidRPr="007E7D46">
        <w:rPr>
          <w:rFonts w:ascii="Aptos" w:hAnsi="Aptos"/>
        </w:rPr>
        <w:t>Campsite;</w:t>
      </w:r>
      <w:proofErr w:type="gramEnd"/>
    </w:p>
    <w:p w14:paraId="4FAC741A" w14:textId="18F599B5" w:rsidR="00A62E88" w:rsidRPr="007E7D46" w:rsidRDefault="00A62E88" w:rsidP="005C28F7">
      <w:pPr>
        <w:pStyle w:val="BodyText"/>
        <w:numPr>
          <w:ilvl w:val="0"/>
          <w:numId w:val="19"/>
        </w:numPr>
        <w:rPr>
          <w:rFonts w:ascii="Aptos" w:hAnsi="Aptos"/>
        </w:rPr>
      </w:pPr>
      <w:r w:rsidRPr="007E7D46">
        <w:rPr>
          <w:rFonts w:ascii="Aptos" w:hAnsi="Aptos"/>
        </w:rPr>
        <w:t xml:space="preserve">Remove, cut, alter, or allow the removal, cutting, or alteration, of any tree or other vegetation </w:t>
      </w:r>
      <w:r w:rsidR="00440483" w:rsidRPr="007E7D46">
        <w:rPr>
          <w:rFonts w:ascii="Aptos" w:hAnsi="Aptos"/>
        </w:rPr>
        <w:t xml:space="preserve">upon the Land, </w:t>
      </w:r>
      <w:r w:rsidR="005900B6" w:rsidRPr="007E7D46">
        <w:rPr>
          <w:rFonts w:ascii="Aptos" w:hAnsi="Aptos"/>
        </w:rPr>
        <w:t>Campground</w:t>
      </w:r>
      <w:r w:rsidR="00440483" w:rsidRPr="007E7D46">
        <w:rPr>
          <w:rFonts w:ascii="Aptos" w:hAnsi="Aptos"/>
        </w:rPr>
        <w:t xml:space="preserve">, or </w:t>
      </w:r>
      <w:proofErr w:type="gramStart"/>
      <w:r w:rsidR="00440483" w:rsidRPr="007E7D46">
        <w:rPr>
          <w:rFonts w:ascii="Aptos" w:hAnsi="Aptos"/>
        </w:rPr>
        <w:t>Campsite;</w:t>
      </w:r>
      <w:proofErr w:type="gramEnd"/>
    </w:p>
    <w:p w14:paraId="67CEC05B" w14:textId="2E663B71" w:rsidR="00440483" w:rsidRPr="007E7D46" w:rsidRDefault="00440483" w:rsidP="005C28F7">
      <w:pPr>
        <w:pStyle w:val="BodyText"/>
        <w:numPr>
          <w:ilvl w:val="0"/>
          <w:numId w:val="19"/>
        </w:numPr>
        <w:rPr>
          <w:rFonts w:ascii="Aptos" w:hAnsi="Aptos"/>
        </w:rPr>
      </w:pPr>
      <w:r w:rsidRPr="007E7D46">
        <w:rPr>
          <w:rFonts w:ascii="Aptos" w:hAnsi="Aptos"/>
        </w:rPr>
        <w:t xml:space="preserve">Apply to, </w:t>
      </w:r>
      <w:r w:rsidR="008E0B1A">
        <w:rPr>
          <w:rFonts w:ascii="Aptos" w:hAnsi="Aptos"/>
        </w:rPr>
        <w:t xml:space="preserve">or </w:t>
      </w:r>
      <w:r w:rsidRPr="007E7D46">
        <w:rPr>
          <w:rFonts w:ascii="Aptos" w:hAnsi="Aptos"/>
        </w:rPr>
        <w:t>deal</w:t>
      </w:r>
      <w:r w:rsidR="008E0B1A">
        <w:rPr>
          <w:rFonts w:ascii="Aptos" w:hAnsi="Aptos"/>
        </w:rPr>
        <w:t xml:space="preserve"> with</w:t>
      </w:r>
      <w:r w:rsidRPr="007E7D46">
        <w:rPr>
          <w:rFonts w:ascii="Aptos" w:hAnsi="Aptos"/>
        </w:rPr>
        <w:t xml:space="preserve"> </w:t>
      </w:r>
      <w:r w:rsidR="008E0B1A">
        <w:rPr>
          <w:rFonts w:ascii="Aptos" w:hAnsi="Aptos"/>
        </w:rPr>
        <w:t>Parkland</w:t>
      </w:r>
      <w:r w:rsidRPr="007E7D46">
        <w:rPr>
          <w:rFonts w:ascii="Aptos" w:hAnsi="Aptos"/>
        </w:rPr>
        <w:t xml:space="preserve"> County, any </w:t>
      </w:r>
      <w:r w:rsidR="008E0B1A">
        <w:rPr>
          <w:rFonts w:ascii="Aptos" w:hAnsi="Aptos"/>
        </w:rPr>
        <w:t>r</w:t>
      </w:r>
      <w:r w:rsidRPr="007E7D46">
        <w:rPr>
          <w:rFonts w:ascii="Aptos" w:hAnsi="Aptos"/>
        </w:rPr>
        <w:t xml:space="preserve">egulatory bodies or other municipal authorities, with respect to the Land, </w:t>
      </w:r>
      <w:r w:rsidR="00404E11">
        <w:rPr>
          <w:rFonts w:ascii="Aptos" w:hAnsi="Aptos"/>
        </w:rPr>
        <w:t>Campground</w:t>
      </w:r>
      <w:r w:rsidRPr="007E7D46">
        <w:rPr>
          <w:rFonts w:ascii="Aptos" w:hAnsi="Aptos"/>
        </w:rPr>
        <w:t>, or Campsite.</w:t>
      </w:r>
    </w:p>
    <w:p w14:paraId="1BD9B193" w14:textId="5EB146C6" w:rsidR="00440483" w:rsidRPr="007E7D46" w:rsidRDefault="00440483" w:rsidP="003F4562">
      <w:pPr>
        <w:pStyle w:val="Heading2"/>
      </w:pPr>
      <w:bookmarkStart w:id="58" w:name="_Toc192235849"/>
      <w:r w:rsidRPr="007E7D46">
        <w:t>7.</w:t>
      </w:r>
      <w:r w:rsidR="00B15531">
        <w:t>7</w:t>
      </w:r>
      <w:r w:rsidRPr="007E7D46">
        <w:tab/>
        <w:t>No Security</w:t>
      </w:r>
      <w:bookmarkEnd w:id="58"/>
    </w:p>
    <w:p w14:paraId="1CE5DB67" w14:textId="7641733A" w:rsidR="00440483" w:rsidRPr="007E7D46" w:rsidRDefault="00440483" w:rsidP="00440483">
      <w:pPr>
        <w:pStyle w:val="BodyText"/>
        <w:rPr>
          <w:rFonts w:ascii="Aptos" w:hAnsi="Aptos"/>
        </w:rPr>
      </w:pPr>
      <w:r w:rsidRPr="007E7D46">
        <w:rPr>
          <w:rFonts w:ascii="Aptos" w:hAnsi="Aptos"/>
        </w:rPr>
        <w:tab/>
        <w:t xml:space="preserve">The Renter acknowledges and agrees that there is no supervision, security or surveillance of the Land at all or at any time and the access and use of the Land, </w:t>
      </w:r>
      <w:r w:rsidR="005900B6" w:rsidRPr="007E7D46">
        <w:rPr>
          <w:rFonts w:ascii="Aptos" w:hAnsi="Aptos"/>
        </w:rPr>
        <w:t>Campground</w:t>
      </w:r>
      <w:r w:rsidRPr="007E7D46">
        <w:rPr>
          <w:rFonts w:ascii="Aptos" w:hAnsi="Aptos"/>
        </w:rPr>
        <w:t xml:space="preserve">, and Campsite is at the sole risk of the Renter. </w:t>
      </w:r>
    </w:p>
    <w:p w14:paraId="1904584C" w14:textId="3E6C3067" w:rsidR="0023637F" w:rsidRPr="007E7D46" w:rsidRDefault="0023637F" w:rsidP="003F4562">
      <w:pPr>
        <w:pStyle w:val="Heading2"/>
      </w:pPr>
      <w:bookmarkStart w:id="59" w:name="_Toc192235850"/>
      <w:r w:rsidRPr="007E7D46">
        <w:t>7.</w:t>
      </w:r>
      <w:r w:rsidR="00B15531">
        <w:t>8</w:t>
      </w:r>
      <w:r w:rsidRPr="007E7D46">
        <w:tab/>
        <w:t>Lien or Encumbrance</w:t>
      </w:r>
      <w:bookmarkEnd w:id="59"/>
    </w:p>
    <w:p w14:paraId="1AAAE905" w14:textId="78E97960" w:rsidR="0023637F" w:rsidRPr="007E7D46" w:rsidRDefault="0023637F" w:rsidP="00CF34F8">
      <w:pPr>
        <w:pStyle w:val="BodyText"/>
        <w:ind w:firstLine="720"/>
        <w:rPr>
          <w:rFonts w:ascii="Aptos" w:hAnsi="Aptos"/>
        </w:rPr>
      </w:pPr>
      <w:r w:rsidRPr="007E7D46">
        <w:rPr>
          <w:rFonts w:ascii="Aptos" w:hAnsi="Aptos"/>
        </w:rPr>
        <w:t xml:space="preserve">The Renter agrees that this </w:t>
      </w:r>
      <w:r w:rsidR="00723BF1">
        <w:rPr>
          <w:rFonts w:ascii="Aptos" w:hAnsi="Aptos"/>
        </w:rPr>
        <w:t>License</w:t>
      </w:r>
      <w:r w:rsidRPr="007E7D46">
        <w:rPr>
          <w:rFonts w:ascii="Aptos" w:hAnsi="Aptos"/>
        </w:rPr>
        <w:t xml:space="preserve"> shall not be registered against the Title to the Land, and that the Renter will not do anything or omit </w:t>
      </w:r>
      <w:proofErr w:type="gramStart"/>
      <w:r w:rsidRPr="007E7D46">
        <w:rPr>
          <w:rFonts w:ascii="Aptos" w:hAnsi="Aptos"/>
        </w:rPr>
        <w:t>to do</w:t>
      </w:r>
      <w:proofErr w:type="gramEnd"/>
      <w:r w:rsidRPr="007E7D46">
        <w:rPr>
          <w:rFonts w:ascii="Aptos" w:hAnsi="Aptos"/>
        </w:rPr>
        <w:t xml:space="preserve"> anything, which may result in a lien, encumbrance or charge being claimed or registered against the Land.</w:t>
      </w:r>
    </w:p>
    <w:p w14:paraId="66657949" w14:textId="086F4980" w:rsidR="00CF34F8" w:rsidRPr="007E7D46" w:rsidRDefault="00CF34F8" w:rsidP="003F4562">
      <w:pPr>
        <w:pStyle w:val="Heading1"/>
      </w:pPr>
      <w:bookmarkStart w:id="60" w:name="_Toc192235851"/>
      <w:r w:rsidRPr="007E7D46">
        <w:t>ARTICLE 8</w:t>
      </w:r>
      <w:r w:rsidR="003F4562" w:rsidRPr="007E7D46">
        <w:t xml:space="preserve"> - </w:t>
      </w:r>
      <w:r w:rsidRPr="007E7D46">
        <w:t>TAXES</w:t>
      </w:r>
      <w:bookmarkEnd w:id="60"/>
    </w:p>
    <w:p w14:paraId="06D91C1F" w14:textId="7B3652E8" w:rsidR="00CF34F8" w:rsidRPr="007E7D46" w:rsidRDefault="00CF34F8" w:rsidP="003F4562">
      <w:pPr>
        <w:pStyle w:val="Heading2"/>
      </w:pPr>
      <w:bookmarkStart w:id="61" w:name="_Toc192235852"/>
      <w:r w:rsidRPr="007E7D46">
        <w:t>8.1</w:t>
      </w:r>
      <w:r w:rsidRPr="007E7D46">
        <w:tab/>
        <w:t>Goods and Services Taxes</w:t>
      </w:r>
      <w:bookmarkEnd w:id="61"/>
    </w:p>
    <w:p w14:paraId="0BF27DC0" w14:textId="44501E82" w:rsidR="005E12A8" w:rsidRPr="007E7D46" w:rsidRDefault="005E12A8" w:rsidP="008E0B1A">
      <w:pPr>
        <w:pStyle w:val="BodyText"/>
        <w:ind w:firstLine="720"/>
        <w:rPr>
          <w:rFonts w:ascii="Aptos" w:hAnsi="Aptos"/>
        </w:rPr>
      </w:pPr>
      <w:r w:rsidRPr="007E7D46">
        <w:rPr>
          <w:rFonts w:ascii="Aptos" w:hAnsi="Aptos"/>
        </w:rPr>
        <w:t xml:space="preserve">The Renter </w:t>
      </w:r>
      <w:r w:rsidR="008E0B1A">
        <w:rPr>
          <w:rFonts w:ascii="Aptos" w:hAnsi="Aptos"/>
        </w:rPr>
        <w:t>agrees to pay GST on all Rent payable hereunder.</w:t>
      </w:r>
    </w:p>
    <w:p w14:paraId="00331472" w14:textId="4BD801B0" w:rsidR="005E12A8" w:rsidRPr="007E7D46" w:rsidRDefault="005E12A8" w:rsidP="00404E11">
      <w:pPr>
        <w:pStyle w:val="Heading1"/>
        <w:keepNext/>
      </w:pPr>
      <w:bookmarkStart w:id="62" w:name="_Toc192235853"/>
      <w:r w:rsidRPr="007E7D46">
        <w:t>ARTICLE 9</w:t>
      </w:r>
      <w:r w:rsidR="003F4562" w:rsidRPr="007E7D46">
        <w:t xml:space="preserve"> - </w:t>
      </w:r>
      <w:r w:rsidRPr="007E7D46">
        <w:t>INSURANCE</w:t>
      </w:r>
      <w:bookmarkEnd w:id="62"/>
    </w:p>
    <w:p w14:paraId="5303311A" w14:textId="03E39B7B" w:rsidR="005E12A8" w:rsidRPr="007E7D46" w:rsidRDefault="005E12A8" w:rsidP="00404E11">
      <w:pPr>
        <w:pStyle w:val="Heading2"/>
        <w:keepNext/>
      </w:pPr>
      <w:bookmarkStart w:id="63" w:name="_Toc192235854"/>
      <w:r w:rsidRPr="007E7D46">
        <w:t>9.1</w:t>
      </w:r>
      <w:r w:rsidRPr="007E7D46">
        <w:tab/>
        <w:t>The Renter’s Insurance</w:t>
      </w:r>
      <w:bookmarkEnd w:id="63"/>
    </w:p>
    <w:p w14:paraId="421E312D" w14:textId="1F7E86A8" w:rsidR="003F521E" w:rsidRPr="007E7D46" w:rsidRDefault="003F521E" w:rsidP="00404E11">
      <w:pPr>
        <w:pStyle w:val="BodyText"/>
        <w:keepNext/>
        <w:ind w:firstLine="720"/>
        <w:rPr>
          <w:rFonts w:ascii="Aptos" w:hAnsi="Aptos"/>
        </w:rPr>
      </w:pPr>
      <w:r w:rsidRPr="007E7D46">
        <w:rPr>
          <w:rFonts w:ascii="Aptos" w:hAnsi="Aptos"/>
        </w:rPr>
        <w:t>During the Term, the Renter shall take out and maintain at its own expense:</w:t>
      </w:r>
    </w:p>
    <w:p w14:paraId="46D26199" w14:textId="352388AB" w:rsidR="009133C1" w:rsidRPr="00F679B2" w:rsidRDefault="00B17B70" w:rsidP="005C28F7">
      <w:pPr>
        <w:pStyle w:val="BodyText"/>
        <w:numPr>
          <w:ilvl w:val="0"/>
          <w:numId w:val="20"/>
        </w:numPr>
        <w:ind w:left="1440"/>
        <w:rPr>
          <w:rFonts w:ascii="Aptos" w:hAnsi="Aptos"/>
        </w:rPr>
      </w:pPr>
      <w:r w:rsidRPr="00B17B70">
        <w:rPr>
          <w:rFonts w:ascii="Aptos" w:hAnsi="Aptos"/>
        </w:rPr>
        <w:t xml:space="preserve">Owned automobile insurance with respect to </w:t>
      </w:r>
      <w:r>
        <w:rPr>
          <w:rFonts w:ascii="Aptos" w:hAnsi="Aptos"/>
        </w:rPr>
        <w:t xml:space="preserve">the Recreational Trailer and all Recreational Vehicles brought onto the Campground by the </w:t>
      </w:r>
      <w:proofErr w:type="gramStart"/>
      <w:r>
        <w:rPr>
          <w:rFonts w:ascii="Aptos" w:hAnsi="Aptos"/>
        </w:rPr>
        <w:t>Renter</w:t>
      </w:r>
      <w:r w:rsidR="00F679B2">
        <w:rPr>
          <w:rFonts w:ascii="Aptos" w:hAnsi="Aptos"/>
        </w:rPr>
        <w:t>;</w:t>
      </w:r>
      <w:proofErr w:type="gramEnd"/>
    </w:p>
    <w:p w14:paraId="445D5E4E" w14:textId="320CFF14" w:rsidR="003F521E" w:rsidRPr="00C0783E" w:rsidRDefault="00B17B70" w:rsidP="00C0783E">
      <w:pPr>
        <w:pStyle w:val="BodyText"/>
        <w:numPr>
          <w:ilvl w:val="0"/>
          <w:numId w:val="20"/>
        </w:numPr>
        <w:ind w:left="1440"/>
        <w:rPr>
          <w:rFonts w:ascii="Aptos" w:hAnsi="Aptos"/>
        </w:rPr>
      </w:pPr>
      <w:r>
        <w:rPr>
          <w:rFonts w:ascii="Aptos" w:hAnsi="Aptos"/>
        </w:rPr>
        <w:t>C</w:t>
      </w:r>
      <w:r w:rsidR="00C0783E" w:rsidRPr="00C0783E">
        <w:rPr>
          <w:rFonts w:ascii="Aptos" w:hAnsi="Aptos"/>
        </w:rPr>
        <w:t xml:space="preserve">omprehensive general liability insurance against claims for third party bodily injury, including death, and property damage or loss arising out of the use or occupation of the </w:t>
      </w:r>
      <w:r w:rsidR="00C0783E">
        <w:rPr>
          <w:rFonts w:ascii="Aptos" w:hAnsi="Aptos"/>
        </w:rPr>
        <w:t>Campsite and the Campground</w:t>
      </w:r>
      <w:r w:rsidR="00C0783E" w:rsidRPr="00C0783E">
        <w:rPr>
          <w:rFonts w:ascii="Aptos" w:hAnsi="Aptos"/>
        </w:rPr>
        <w:t xml:space="preserve">, such insurance to be in the joint name of the </w:t>
      </w:r>
      <w:r w:rsidR="00C0783E">
        <w:rPr>
          <w:rFonts w:ascii="Aptos" w:hAnsi="Aptos"/>
        </w:rPr>
        <w:t>Renter</w:t>
      </w:r>
      <w:r w:rsidR="00C0783E" w:rsidRPr="00C0783E">
        <w:rPr>
          <w:rFonts w:ascii="Aptos" w:hAnsi="Aptos"/>
        </w:rPr>
        <w:t xml:space="preserve"> and the </w:t>
      </w:r>
      <w:r w:rsidR="00C0783E">
        <w:rPr>
          <w:rFonts w:ascii="Aptos" w:hAnsi="Aptos"/>
        </w:rPr>
        <w:t>Operator</w:t>
      </w:r>
      <w:r w:rsidR="00C0783E" w:rsidRPr="00C0783E">
        <w:rPr>
          <w:rFonts w:ascii="Aptos" w:hAnsi="Aptos"/>
        </w:rPr>
        <w:t xml:space="preserve"> so as to indemnify and protect both the </w:t>
      </w:r>
      <w:r w:rsidR="00C0783E">
        <w:rPr>
          <w:rFonts w:ascii="Aptos" w:hAnsi="Aptos"/>
        </w:rPr>
        <w:t>Renter</w:t>
      </w:r>
      <w:r w:rsidR="00C0783E" w:rsidRPr="00C0783E">
        <w:rPr>
          <w:rFonts w:ascii="Aptos" w:hAnsi="Aptos"/>
        </w:rPr>
        <w:t xml:space="preserve"> and the </w:t>
      </w:r>
      <w:r w:rsidR="00C0783E">
        <w:rPr>
          <w:rFonts w:ascii="Aptos" w:hAnsi="Aptos"/>
        </w:rPr>
        <w:t>Operator</w:t>
      </w:r>
      <w:r w:rsidR="00C0783E" w:rsidRPr="00C0783E">
        <w:rPr>
          <w:rFonts w:ascii="Aptos" w:hAnsi="Aptos"/>
        </w:rPr>
        <w:t xml:space="preserve"> and to contain a "cross liability" or "severability of interest" clause so that </w:t>
      </w:r>
      <w:r w:rsidR="00C0783E" w:rsidRPr="00C0783E">
        <w:rPr>
          <w:rFonts w:ascii="Aptos" w:hAnsi="Aptos"/>
        </w:rPr>
        <w:lastRenderedPageBreak/>
        <w:t xml:space="preserve">the </w:t>
      </w:r>
      <w:r w:rsidR="00C0783E">
        <w:rPr>
          <w:rFonts w:ascii="Aptos" w:hAnsi="Aptos"/>
        </w:rPr>
        <w:t>Operator</w:t>
      </w:r>
      <w:r w:rsidR="00C0783E" w:rsidRPr="00C0783E">
        <w:rPr>
          <w:rFonts w:ascii="Aptos" w:hAnsi="Aptos"/>
        </w:rPr>
        <w:t xml:space="preserve"> and the </w:t>
      </w:r>
      <w:r w:rsidR="00C0783E">
        <w:rPr>
          <w:rFonts w:ascii="Aptos" w:hAnsi="Aptos"/>
        </w:rPr>
        <w:t>Renter</w:t>
      </w:r>
      <w:r w:rsidR="00C0783E" w:rsidRPr="00C0783E">
        <w:rPr>
          <w:rFonts w:ascii="Aptos" w:hAnsi="Aptos"/>
        </w:rPr>
        <w:t xml:space="preserve"> may be insured in the same manner and to the same extent as if individual policies had been issued to each, and shall be for the amount of not less than five million ($5,000,000.00) dollars combined single limit or such other amount as may be reasonably required by the </w:t>
      </w:r>
      <w:r w:rsidR="00C0783E">
        <w:rPr>
          <w:rFonts w:ascii="Aptos" w:hAnsi="Aptos"/>
        </w:rPr>
        <w:t>Operator</w:t>
      </w:r>
      <w:r w:rsidR="00C0783E" w:rsidRPr="00C0783E">
        <w:rPr>
          <w:rFonts w:ascii="Aptos" w:hAnsi="Aptos"/>
        </w:rPr>
        <w:t xml:space="preserve"> from time to time;</w:t>
      </w:r>
    </w:p>
    <w:p w14:paraId="2D6AA7D8" w14:textId="44067F1E" w:rsidR="003F521E" w:rsidRDefault="003F521E" w:rsidP="005C28F7">
      <w:pPr>
        <w:pStyle w:val="BodyText"/>
        <w:numPr>
          <w:ilvl w:val="0"/>
          <w:numId w:val="20"/>
        </w:numPr>
        <w:ind w:left="1440"/>
        <w:rPr>
          <w:rFonts w:ascii="Aptos" w:hAnsi="Aptos"/>
        </w:rPr>
      </w:pPr>
      <w:r w:rsidRPr="007E7D46">
        <w:rPr>
          <w:rFonts w:ascii="Aptos" w:hAnsi="Aptos"/>
        </w:rPr>
        <w:t xml:space="preserve">Any other form of insurance that the Operator </w:t>
      </w:r>
      <w:r w:rsidR="00B04BFD">
        <w:rPr>
          <w:rFonts w:ascii="Aptos" w:hAnsi="Aptos"/>
        </w:rPr>
        <w:t xml:space="preserve">reasonably </w:t>
      </w:r>
      <w:r w:rsidRPr="007E7D46">
        <w:rPr>
          <w:rFonts w:ascii="Aptos" w:hAnsi="Aptos"/>
        </w:rPr>
        <w:t>requires in amounts and for insurance risks which a prudent Renter</w:t>
      </w:r>
      <w:r w:rsidR="00B04BFD">
        <w:rPr>
          <w:rFonts w:ascii="Aptos" w:hAnsi="Aptos"/>
        </w:rPr>
        <w:t xml:space="preserve"> or Operator</w:t>
      </w:r>
      <w:r w:rsidRPr="007E7D46">
        <w:rPr>
          <w:rFonts w:ascii="Aptos" w:hAnsi="Aptos"/>
        </w:rPr>
        <w:t xml:space="preserve"> would insure.</w:t>
      </w:r>
    </w:p>
    <w:p w14:paraId="0F9879E0" w14:textId="11371899" w:rsidR="00C0783E" w:rsidRPr="00C0783E" w:rsidRDefault="00C0783E" w:rsidP="00C0783E">
      <w:pPr>
        <w:pStyle w:val="BodyText"/>
        <w:keepNext/>
        <w:ind w:firstLine="720"/>
        <w:rPr>
          <w:rFonts w:ascii="Aptos" w:hAnsi="Aptos"/>
        </w:rPr>
      </w:pPr>
      <w:r w:rsidRPr="00C0783E">
        <w:rPr>
          <w:rFonts w:ascii="Aptos" w:hAnsi="Aptos"/>
        </w:rPr>
        <w:t xml:space="preserve">The </w:t>
      </w:r>
      <w:r>
        <w:rPr>
          <w:rFonts w:ascii="Aptos" w:hAnsi="Aptos"/>
        </w:rPr>
        <w:t>Renter’s</w:t>
      </w:r>
      <w:r w:rsidRPr="00C0783E">
        <w:rPr>
          <w:rFonts w:ascii="Aptos" w:hAnsi="Aptos"/>
        </w:rPr>
        <w:t xml:space="preserve"> policies of insurance shall contain the following:</w:t>
      </w:r>
    </w:p>
    <w:p w14:paraId="678850B4" w14:textId="288504BB" w:rsidR="00C0783E" w:rsidRPr="00C0783E" w:rsidRDefault="00C0783E" w:rsidP="00C0783E">
      <w:pPr>
        <w:pStyle w:val="BodyText"/>
        <w:numPr>
          <w:ilvl w:val="0"/>
          <w:numId w:val="20"/>
        </w:numPr>
        <w:ind w:left="1440"/>
        <w:rPr>
          <w:rFonts w:ascii="Aptos" w:hAnsi="Aptos"/>
        </w:rPr>
      </w:pPr>
      <w:r w:rsidRPr="00C0783E">
        <w:rPr>
          <w:rFonts w:ascii="Aptos" w:hAnsi="Aptos"/>
        </w:rPr>
        <w:t xml:space="preserve">provisions that the </w:t>
      </w:r>
      <w:r>
        <w:rPr>
          <w:rFonts w:ascii="Aptos" w:hAnsi="Aptos"/>
        </w:rPr>
        <w:t>Operator</w:t>
      </w:r>
      <w:r w:rsidRPr="00C0783E">
        <w:rPr>
          <w:rFonts w:ascii="Aptos" w:hAnsi="Aptos"/>
        </w:rPr>
        <w:t xml:space="preserve"> is protected notwithstanding any act, neglect or misrepresentation of the </w:t>
      </w:r>
      <w:r>
        <w:rPr>
          <w:rFonts w:ascii="Aptos" w:hAnsi="Aptos"/>
        </w:rPr>
        <w:t>Renter</w:t>
      </w:r>
      <w:r w:rsidRPr="00C0783E">
        <w:rPr>
          <w:rFonts w:ascii="Aptos" w:hAnsi="Aptos"/>
        </w:rPr>
        <w:t xml:space="preserve"> which might otherwise result in the avoidance of claim under such </w:t>
      </w:r>
      <w:proofErr w:type="gramStart"/>
      <w:r w:rsidRPr="00C0783E">
        <w:rPr>
          <w:rFonts w:ascii="Aptos" w:hAnsi="Aptos"/>
        </w:rPr>
        <w:t>policies;</w:t>
      </w:r>
      <w:proofErr w:type="gramEnd"/>
    </w:p>
    <w:p w14:paraId="738CEA6C" w14:textId="4B598E79" w:rsidR="00C0783E" w:rsidRPr="00C0783E" w:rsidRDefault="00C0783E" w:rsidP="00C0783E">
      <w:pPr>
        <w:pStyle w:val="BodyText"/>
        <w:numPr>
          <w:ilvl w:val="0"/>
          <w:numId w:val="20"/>
        </w:numPr>
        <w:ind w:left="1440"/>
        <w:rPr>
          <w:rFonts w:ascii="Aptos" w:hAnsi="Aptos"/>
        </w:rPr>
      </w:pPr>
      <w:r w:rsidRPr="00C0783E">
        <w:rPr>
          <w:rFonts w:ascii="Aptos" w:hAnsi="Aptos"/>
        </w:rPr>
        <w:t xml:space="preserve">provisions that such policies and the coverage evidenced thereby shall be primary and non-contributing with respect to any policies carried by the </w:t>
      </w:r>
      <w:r>
        <w:rPr>
          <w:rFonts w:ascii="Aptos" w:hAnsi="Aptos"/>
        </w:rPr>
        <w:t>Operator</w:t>
      </w:r>
      <w:r w:rsidRPr="00C0783E">
        <w:rPr>
          <w:rFonts w:ascii="Aptos" w:hAnsi="Aptos"/>
        </w:rPr>
        <w:t xml:space="preserve"> and that any coverage carried by the Operator shall be excess </w:t>
      </w:r>
      <w:proofErr w:type="gramStart"/>
      <w:r w:rsidRPr="00C0783E">
        <w:rPr>
          <w:rFonts w:ascii="Aptos" w:hAnsi="Aptos"/>
        </w:rPr>
        <w:t>coverage;</w:t>
      </w:r>
      <w:proofErr w:type="gramEnd"/>
    </w:p>
    <w:p w14:paraId="000A13B2" w14:textId="09C341F1" w:rsidR="00C0783E" w:rsidRPr="00C0783E" w:rsidRDefault="00C0783E" w:rsidP="00C0783E">
      <w:pPr>
        <w:pStyle w:val="BodyText"/>
        <w:numPr>
          <w:ilvl w:val="0"/>
          <w:numId w:val="20"/>
        </w:numPr>
        <w:ind w:left="1440"/>
        <w:rPr>
          <w:rFonts w:ascii="Aptos" w:hAnsi="Aptos"/>
        </w:rPr>
      </w:pPr>
      <w:proofErr w:type="gramStart"/>
      <w:r w:rsidRPr="00C0783E">
        <w:rPr>
          <w:rFonts w:ascii="Aptos" w:hAnsi="Aptos"/>
        </w:rPr>
        <w:t>all</w:t>
      </w:r>
      <w:proofErr w:type="gramEnd"/>
      <w:r w:rsidRPr="00C0783E">
        <w:rPr>
          <w:rFonts w:ascii="Aptos" w:hAnsi="Aptos"/>
        </w:rPr>
        <w:t xml:space="preserve"> property insurance referred to above shall provide for waiver of the insurer's rights of subrogation as against the </w:t>
      </w:r>
      <w:r>
        <w:rPr>
          <w:rFonts w:ascii="Aptos" w:hAnsi="Aptos"/>
        </w:rPr>
        <w:t>Operator</w:t>
      </w:r>
      <w:r w:rsidRPr="00C0783E">
        <w:rPr>
          <w:rFonts w:ascii="Aptos" w:hAnsi="Aptos"/>
        </w:rPr>
        <w:t>;</w:t>
      </w:r>
      <w:r>
        <w:rPr>
          <w:rFonts w:ascii="Aptos" w:hAnsi="Aptos"/>
        </w:rPr>
        <w:t xml:space="preserve"> and</w:t>
      </w:r>
    </w:p>
    <w:p w14:paraId="0D1C93E0" w14:textId="6F115D0B" w:rsidR="00C0783E" w:rsidRDefault="00C0783E" w:rsidP="00C0783E">
      <w:pPr>
        <w:pStyle w:val="BodyText"/>
        <w:numPr>
          <w:ilvl w:val="0"/>
          <w:numId w:val="20"/>
        </w:numPr>
        <w:ind w:left="1440"/>
        <w:rPr>
          <w:ins w:id="64" w:author="Tim Latimer" w:date="2025-03-12T16:59:00Z" w16du:dateUtc="2025-03-12T22:59:00Z"/>
          <w:rFonts w:ascii="Aptos" w:hAnsi="Aptos"/>
        </w:rPr>
      </w:pPr>
      <w:r w:rsidRPr="00C0783E">
        <w:rPr>
          <w:rFonts w:ascii="Aptos" w:hAnsi="Aptos"/>
        </w:rPr>
        <w:t xml:space="preserve">provisions that such policies of insurance shall not be cancelled without the insurer providing the </w:t>
      </w:r>
      <w:r>
        <w:rPr>
          <w:rFonts w:ascii="Aptos" w:hAnsi="Aptos"/>
        </w:rPr>
        <w:t>Operator</w:t>
      </w:r>
      <w:r w:rsidRPr="00C0783E">
        <w:rPr>
          <w:rFonts w:ascii="Aptos" w:hAnsi="Aptos"/>
        </w:rPr>
        <w:t xml:space="preserve"> </w:t>
      </w:r>
      <w:r>
        <w:rPr>
          <w:rFonts w:ascii="Aptos" w:hAnsi="Aptos"/>
        </w:rPr>
        <w:t>t</w:t>
      </w:r>
      <w:r w:rsidRPr="00C0783E">
        <w:rPr>
          <w:rFonts w:ascii="Aptos" w:hAnsi="Aptos"/>
        </w:rPr>
        <w:t>hirty (30) days written notice stating when such cancellation shall be effective.</w:t>
      </w:r>
    </w:p>
    <w:p w14:paraId="35C37DC3" w14:textId="243FF8F5" w:rsidR="00D12FE3" w:rsidRPr="00C0783E" w:rsidRDefault="00D12FE3" w:rsidP="00C0783E">
      <w:pPr>
        <w:pStyle w:val="BodyText"/>
        <w:numPr>
          <w:ilvl w:val="0"/>
          <w:numId w:val="20"/>
        </w:numPr>
        <w:ind w:left="1440"/>
        <w:rPr>
          <w:rFonts w:ascii="Aptos" w:hAnsi="Aptos"/>
        </w:rPr>
      </w:pPr>
      <w:ins w:id="65" w:author="Tim Latimer" w:date="2025-03-12T16:59:00Z" w16du:dateUtc="2025-03-12T22:59:00Z">
        <w:r>
          <w:rPr>
            <w:rFonts w:ascii="Aptos" w:hAnsi="Aptos"/>
          </w:rPr>
          <w:t xml:space="preserve">I think we need </w:t>
        </w:r>
        <w:proofErr w:type="gramStart"/>
        <w:r>
          <w:rPr>
            <w:rFonts w:ascii="Aptos" w:hAnsi="Aptos"/>
          </w:rPr>
          <w:t>a</w:t>
        </w:r>
      </w:ins>
      <w:ins w:id="66" w:author="Tim Latimer" w:date="2025-03-12T17:00:00Z" w16du:dateUtc="2025-03-12T23:00:00Z">
        <w:r>
          <w:rPr>
            <w:rFonts w:ascii="Aptos" w:hAnsi="Aptos"/>
          </w:rPr>
          <w:t xml:space="preserve"> </w:t>
        </w:r>
        <w:proofErr w:type="spellStart"/>
        <w:r>
          <w:rPr>
            <w:rFonts w:ascii="Aptos" w:hAnsi="Aptos"/>
          </w:rPr>
          <w:t>A</w:t>
        </w:r>
        <w:proofErr w:type="spellEnd"/>
        <w:proofErr w:type="gramEnd"/>
        <w:r>
          <w:rPr>
            <w:rFonts w:ascii="Aptos" w:hAnsi="Aptos"/>
          </w:rPr>
          <w:t xml:space="preserve"> close had asked for a specific coverage over fire insurance assistance in the middle of forest and I think we need to put like a $5 million fire policy on each home RV home </w:t>
        </w:r>
        <w:proofErr w:type="gramStart"/>
        <w:r>
          <w:rPr>
            <w:rFonts w:ascii="Aptos" w:hAnsi="Aptos"/>
          </w:rPr>
          <w:t>in the event that</w:t>
        </w:r>
        <w:proofErr w:type="gramEnd"/>
        <w:r>
          <w:rPr>
            <w:rFonts w:ascii="Aptos" w:hAnsi="Aptos"/>
          </w:rPr>
          <w:t xml:space="preserve"> they cause a fire and burn down the place. Know how expensive that is but I’m wondering if we could put it here and less wavered by management</w:t>
        </w:r>
      </w:ins>
    </w:p>
    <w:p w14:paraId="0B888EFA" w14:textId="5993DC65" w:rsidR="003F521E" w:rsidRPr="007E7D46" w:rsidRDefault="003F521E" w:rsidP="003F4562">
      <w:pPr>
        <w:pStyle w:val="Heading2"/>
      </w:pPr>
      <w:bookmarkStart w:id="67" w:name="_Toc192235855"/>
      <w:r w:rsidRPr="007E7D46">
        <w:t>9.2</w:t>
      </w:r>
      <w:r w:rsidRPr="007E7D46">
        <w:tab/>
        <w:t>Proof of Insurance</w:t>
      </w:r>
      <w:bookmarkEnd w:id="67"/>
    </w:p>
    <w:p w14:paraId="18D301B7" w14:textId="4FD5BF80" w:rsidR="003A22EC" w:rsidRPr="007E7D46" w:rsidRDefault="003F521E" w:rsidP="003F521E">
      <w:pPr>
        <w:pStyle w:val="BodyText"/>
        <w:rPr>
          <w:rFonts w:ascii="Aptos" w:hAnsi="Aptos"/>
        </w:rPr>
      </w:pPr>
      <w:r w:rsidRPr="007E7D46">
        <w:rPr>
          <w:rFonts w:ascii="Aptos" w:hAnsi="Aptos"/>
        </w:rPr>
        <w:tab/>
        <w:t xml:space="preserve">The Renter shall </w:t>
      </w:r>
      <w:proofErr w:type="gramStart"/>
      <w:r w:rsidR="003A22EC" w:rsidRPr="007E7D46">
        <w:rPr>
          <w:rFonts w:ascii="Aptos" w:hAnsi="Aptos"/>
        </w:rPr>
        <w:t>provide to</w:t>
      </w:r>
      <w:proofErr w:type="gramEnd"/>
      <w:r w:rsidR="003A22EC" w:rsidRPr="007E7D46">
        <w:rPr>
          <w:rFonts w:ascii="Aptos" w:hAnsi="Aptos"/>
        </w:rPr>
        <w:t xml:space="preserve"> the Operator proof of valid insurance coverage, as</w:t>
      </w:r>
      <w:r w:rsidRPr="007E7D46">
        <w:rPr>
          <w:rFonts w:ascii="Aptos" w:hAnsi="Aptos"/>
        </w:rPr>
        <w:t xml:space="preserve"> </w:t>
      </w:r>
      <w:r w:rsidR="003A22EC" w:rsidRPr="007E7D46">
        <w:rPr>
          <w:rFonts w:ascii="Aptos" w:hAnsi="Aptos"/>
        </w:rPr>
        <w:t>required under section 9.1, prior to the Commencement Date, and within seven (7) days of receiving a request by the Operator for proof of insurance.</w:t>
      </w:r>
    </w:p>
    <w:p w14:paraId="279092DA" w14:textId="40C64EA7" w:rsidR="007D13D3" w:rsidRPr="007E7D46" w:rsidRDefault="007D13D3" w:rsidP="00404E11">
      <w:pPr>
        <w:pStyle w:val="Heading1"/>
        <w:keepNext/>
      </w:pPr>
      <w:bookmarkStart w:id="68" w:name="_Toc192235857"/>
      <w:r w:rsidRPr="007E7D46">
        <w:t>ARTICLE 10</w:t>
      </w:r>
      <w:r w:rsidR="003F4562" w:rsidRPr="007E7D46">
        <w:t xml:space="preserve"> </w:t>
      </w:r>
      <w:r w:rsidR="00F72424">
        <w:t>–</w:t>
      </w:r>
      <w:r w:rsidR="003F4562" w:rsidRPr="007E7D46">
        <w:t xml:space="preserve"> </w:t>
      </w:r>
      <w:bookmarkEnd w:id="68"/>
      <w:r w:rsidR="00F72424">
        <w:t>LIABILITY AND INDEMNITY</w:t>
      </w:r>
    </w:p>
    <w:p w14:paraId="7531B800" w14:textId="0CE70595" w:rsidR="007D13D3" w:rsidRPr="007E7D46" w:rsidRDefault="007D13D3" w:rsidP="00404E11">
      <w:pPr>
        <w:pStyle w:val="Heading2"/>
        <w:keepNext/>
      </w:pPr>
      <w:bookmarkStart w:id="69" w:name="_Toc192235858"/>
      <w:r w:rsidRPr="007E7D46">
        <w:t>10.1</w:t>
      </w:r>
      <w:r w:rsidRPr="007E7D46">
        <w:tab/>
        <w:t>Indemnity by the Renter</w:t>
      </w:r>
      <w:bookmarkEnd w:id="69"/>
    </w:p>
    <w:p w14:paraId="0CA909DC" w14:textId="3D7B70A2" w:rsidR="007D13D3" w:rsidRPr="007E7D46" w:rsidRDefault="007D13D3" w:rsidP="00404E11">
      <w:pPr>
        <w:pStyle w:val="BodyText"/>
        <w:keepNext/>
        <w:ind w:firstLine="720"/>
        <w:rPr>
          <w:rFonts w:ascii="Aptos" w:hAnsi="Aptos"/>
        </w:rPr>
      </w:pPr>
      <w:r w:rsidRPr="007E7D46">
        <w:rPr>
          <w:rFonts w:ascii="Aptos" w:hAnsi="Aptos"/>
        </w:rPr>
        <w:t xml:space="preserve">The Renter understands that any risk associated with the access to the Land </w:t>
      </w:r>
      <w:ins w:id="70" w:author="Tim Latimer" w:date="2025-03-12T17:00:00Z" w16du:dateUtc="2025-03-12T23:00:00Z">
        <w:r w:rsidR="00D12FE3">
          <w:rPr>
            <w:rFonts w:ascii="Aptos" w:hAnsi="Aptos"/>
          </w:rPr>
          <w:t xml:space="preserve">Which are located in a forested area </w:t>
        </w:r>
      </w:ins>
      <w:ins w:id="71" w:author="Tim Latimer" w:date="2025-03-12T17:01:00Z" w16du:dateUtc="2025-03-12T23:01:00Z">
        <w:r w:rsidR="00D12FE3">
          <w:rPr>
            <w:rFonts w:ascii="Aptos" w:hAnsi="Aptos"/>
          </w:rPr>
          <w:t xml:space="preserve">and </w:t>
        </w:r>
      </w:ins>
      <w:r w:rsidRPr="007E7D46">
        <w:rPr>
          <w:rFonts w:ascii="Aptos" w:hAnsi="Aptos"/>
        </w:rPr>
        <w:t xml:space="preserve">is at the sole responsibility of the Renter, and the Renter will indemnify and save harmless the Operator, the other </w:t>
      </w:r>
      <w:r w:rsidR="00F72424">
        <w:rPr>
          <w:rFonts w:ascii="Aptos" w:hAnsi="Aptos"/>
        </w:rPr>
        <w:t>licensees</w:t>
      </w:r>
      <w:r w:rsidRPr="007E7D46">
        <w:rPr>
          <w:rFonts w:ascii="Aptos" w:hAnsi="Aptos"/>
        </w:rPr>
        <w:t xml:space="preserve">, and any other Persons on the Land, from any and all </w:t>
      </w:r>
      <w:r w:rsidR="00F72424">
        <w:rPr>
          <w:rFonts w:ascii="Aptos" w:hAnsi="Aptos"/>
        </w:rPr>
        <w:t xml:space="preserve">costs, </w:t>
      </w:r>
      <w:r w:rsidRPr="007E7D46">
        <w:rPr>
          <w:rFonts w:ascii="Aptos" w:hAnsi="Aptos"/>
        </w:rPr>
        <w:t xml:space="preserve">charges, expenses, claims, damages, and/or other liabilities in any manner arising by the </w:t>
      </w:r>
      <w:r w:rsidR="00D02FC9">
        <w:rPr>
          <w:rFonts w:ascii="Aptos" w:hAnsi="Aptos"/>
        </w:rPr>
        <w:t>acts or omissions</w:t>
      </w:r>
      <w:r w:rsidRPr="007E7D46">
        <w:rPr>
          <w:rFonts w:ascii="Aptos" w:hAnsi="Aptos"/>
        </w:rPr>
        <w:t xml:space="preserve"> of the Renter</w:t>
      </w:r>
      <w:r w:rsidR="00F72424">
        <w:rPr>
          <w:rFonts w:ascii="Aptos" w:hAnsi="Aptos"/>
        </w:rPr>
        <w:t xml:space="preserve"> or their invitees</w:t>
      </w:r>
      <w:r w:rsidRPr="007E7D46">
        <w:rPr>
          <w:rFonts w:ascii="Aptos" w:hAnsi="Aptos"/>
        </w:rPr>
        <w:t xml:space="preserve"> on the Land. The Renter further agrees to be liable to the Operator for the full legal costs, on a </w:t>
      </w:r>
      <w:proofErr w:type="gramStart"/>
      <w:r w:rsidRPr="007E7D46">
        <w:rPr>
          <w:rFonts w:ascii="Aptos" w:hAnsi="Aptos"/>
        </w:rPr>
        <w:t>solicitor</w:t>
      </w:r>
      <w:proofErr w:type="gramEnd"/>
      <w:r w:rsidRPr="007E7D46">
        <w:rPr>
          <w:rFonts w:ascii="Aptos" w:hAnsi="Aptos"/>
        </w:rPr>
        <w:t xml:space="preserve"> and own client basis, full indemnity basis, incurred by the Operator in enforcing any of the provisions of this </w:t>
      </w:r>
      <w:r w:rsidR="00723BF1">
        <w:rPr>
          <w:rFonts w:ascii="Aptos" w:hAnsi="Aptos"/>
        </w:rPr>
        <w:t>License</w:t>
      </w:r>
      <w:r w:rsidRPr="007E7D46">
        <w:rPr>
          <w:rFonts w:ascii="Aptos" w:hAnsi="Aptos"/>
        </w:rPr>
        <w:t xml:space="preserve"> against the Renter.</w:t>
      </w:r>
    </w:p>
    <w:p w14:paraId="6E89E210" w14:textId="73EA0284" w:rsidR="007D13D3" w:rsidRPr="007E7D46" w:rsidRDefault="00E9723C" w:rsidP="003F4562">
      <w:pPr>
        <w:pStyle w:val="Heading2"/>
      </w:pPr>
      <w:bookmarkStart w:id="72" w:name="_Toc192235859"/>
      <w:r w:rsidRPr="007E7D46">
        <w:t>10.2</w:t>
      </w:r>
      <w:r w:rsidRPr="007E7D46">
        <w:tab/>
      </w:r>
      <w:bookmarkEnd w:id="72"/>
      <w:r w:rsidR="00D02FC9">
        <w:t>Liability</w:t>
      </w:r>
    </w:p>
    <w:p w14:paraId="405F9042" w14:textId="413110D2" w:rsidR="007D13D3" w:rsidRPr="007E7D46" w:rsidRDefault="007D13D3" w:rsidP="00E9723C">
      <w:pPr>
        <w:pStyle w:val="BodyText"/>
        <w:ind w:firstLine="720"/>
        <w:rPr>
          <w:rFonts w:ascii="Aptos" w:hAnsi="Aptos"/>
        </w:rPr>
      </w:pPr>
      <w:r w:rsidRPr="007E7D46">
        <w:rPr>
          <w:rFonts w:ascii="Aptos" w:hAnsi="Aptos"/>
        </w:rPr>
        <w:t>The Renter acknowledges and agrees that</w:t>
      </w:r>
      <w:r w:rsidR="00E9723C" w:rsidRPr="007E7D46">
        <w:rPr>
          <w:rFonts w:ascii="Aptos" w:hAnsi="Aptos"/>
        </w:rPr>
        <w:t xml:space="preserve"> the Operator,</w:t>
      </w:r>
      <w:r w:rsidRPr="007E7D46">
        <w:rPr>
          <w:rFonts w:ascii="Aptos" w:hAnsi="Aptos"/>
        </w:rPr>
        <w:t xml:space="preserve"> its </w:t>
      </w:r>
      <w:r w:rsidR="00D02FC9">
        <w:rPr>
          <w:rFonts w:ascii="Aptos" w:hAnsi="Aptos"/>
        </w:rPr>
        <w:t>d</w:t>
      </w:r>
      <w:r w:rsidRPr="007E7D46">
        <w:rPr>
          <w:rFonts w:ascii="Aptos" w:hAnsi="Aptos"/>
        </w:rPr>
        <w:t xml:space="preserve">irectors, </w:t>
      </w:r>
      <w:r w:rsidR="00D02FC9">
        <w:rPr>
          <w:rFonts w:ascii="Aptos" w:hAnsi="Aptos"/>
        </w:rPr>
        <w:t>s</w:t>
      </w:r>
      <w:r w:rsidRPr="007E7D46">
        <w:rPr>
          <w:rFonts w:ascii="Aptos" w:hAnsi="Aptos"/>
        </w:rPr>
        <w:t xml:space="preserve">hareholders, </w:t>
      </w:r>
      <w:r w:rsidR="00D02FC9">
        <w:rPr>
          <w:rFonts w:ascii="Aptos" w:hAnsi="Aptos"/>
        </w:rPr>
        <w:t>o</w:t>
      </w:r>
      <w:r w:rsidRPr="007E7D46">
        <w:rPr>
          <w:rFonts w:ascii="Aptos" w:hAnsi="Aptos"/>
        </w:rPr>
        <w:t>fficers, agents, contractors, and employees</w:t>
      </w:r>
      <w:r w:rsidR="00E9723C" w:rsidRPr="007E7D46">
        <w:rPr>
          <w:rFonts w:ascii="Aptos" w:hAnsi="Aptos"/>
        </w:rPr>
        <w:t xml:space="preserve"> </w:t>
      </w:r>
      <w:r w:rsidRPr="007E7D46">
        <w:rPr>
          <w:rFonts w:ascii="Aptos" w:hAnsi="Aptos"/>
        </w:rPr>
        <w:t>shall not be liable</w:t>
      </w:r>
      <w:r w:rsidR="00D02FC9">
        <w:rPr>
          <w:rFonts w:ascii="Aptos" w:hAnsi="Aptos"/>
        </w:rPr>
        <w:t xml:space="preserve"> to the Renter</w:t>
      </w:r>
      <w:r w:rsidRPr="007E7D46">
        <w:rPr>
          <w:rFonts w:ascii="Aptos" w:hAnsi="Aptos"/>
        </w:rPr>
        <w:t xml:space="preserve"> for any loss, damage, injury, or death to the Renter, their</w:t>
      </w:r>
      <w:r w:rsidR="00D02FC9">
        <w:rPr>
          <w:rFonts w:ascii="Aptos" w:hAnsi="Aptos"/>
        </w:rPr>
        <w:t xml:space="preserve"> invitees,</w:t>
      </w:r>
      <w:r w:rsidRPr="007E7D46">
        <w:rPr>
          <w:rFonts w:ascii="Aptos" w:hAnsi="Aptos"/>
        </w:rPr>
        <w:t xml:space="preserve"> family members, guests, or personal property, including but not limited to Recreational Trailers and Recreational Vehicles, </w:t>
      </w:r>
      <w:r w:rsidR="00B17B70">
        <w:rPr>
          <w:rFonts w:ascii="Aptos" w:hAnsi="Aptos"/>
        </w:rPr>
        <w:t xml:space="preserve">unless caused by the willful neglect or </w:t>
      </w:r>
      <w:r w:rsidR="00B17B70" w:rsidRPr="006B7E11">
        <w:rPr>
          <w:rFonts w:ascii="Aptos" w:hAnsi="Aptos"/>
          <w:highlight w:val="red"/>
        </w:rPr>
        <w:lastRenderedPageBreak/>
        <w:t>wonton</w:t>
      </w:r>
      <w:r w:rsidR="00B17B70">
        <w:rPr>
          <w:rFonts w:ascii="Aptos" w:hAnsi="Aptos"/>
        </w:rPr>
        <w:t xml:space="preserve"> disregard of the Operator. In no event shall the Operator’s liability to the Renter hereunder exceed the amount of Annual Rent.</w:t>
      </w:r>
    </w:p>
    <w:p w14:paraId="32542339" w14:textId="596F36B9" w:rsidR="00E9723C" w:rsidRPr="007E7D46" w:rsidRDefault="00E9723C" w:rsidP="008E0B1A">
      <w:pPr>
        <w:pStyle w:val="Heading1"/>
        <w:keepNext/>
      </w:pPr>
      <w:bookmarkStart w:id="73" w:name="_Toc192235860"/>
      <w:r w:rsidRPr="007E7D46">
        <w:t>ARTICLE 11</w:t>
      </w:r>
      <w:r w:rsidR="003F4562" w:rsidRPr="007E7D46">
        <w:t xml:space="preserve"> - </w:t>
      </w:r>
      <w:r w:rsidRPr="007E7D46">
        <w:t xml:space="preserve">TRANSFER OF </w:t>
      </w:r>
      <w:r w:rsidR="00723BF1">
        <w:t>LICENSE</w:t>
      </w:r>
      <w:r w:rsidRPr="007E7D46">
        <w:t xml:space="preserve"> AND PROPERTY</w:t>
      </w:r>
      <w:bookmarkEnd w:id="73"/>
    </w:p>
    <w:p w14:paraId="147BB714" w14:textId="0F2B9AF1" w:rsidR="00E9723C" w:rsidRPr="007E7D46" w:rsidRDefault="00E9723C" w:rsidP="008E0B1A">
      <w:pPr>
        <w:pStyle w:val="Heading2"/>
        <w:keepNext/>
      </w:pPr>
      <w:bookmarkStart w:id="74" w:name="_Toc192235861"/>
      <w:r w:rsidRPr="007E7D46">
        <w:t>11.1</w:t>
      </w:r>
      <w:r w:rsidRPr="007E7D46">
        <w:tab/>
        <w:t xml:space="preserve">Transfer of </w:t>
      </w:r>
      <w:r w:rsidR="00723BF1">
        <w:t>License</w:t>
      </w:r>
      <w:r w:rsidRPr="007E7D46">
        <w:t xml:space="preserve"> by Renter</w:t>
      </w:r>
      <w:bookmarkEnd w:id="74"/>
    </w:p>
    <w:p w14:paraId="4E384B8E" w14:textId="17628FF9" w:rsidR="00E9723C" w:rsidRPr="007E7D46" w:rsidRDefault="00E9723C" w:rsidP="00E109B8">
      <w:pPr>
        <w:pStyle w:val="BodyText"/>
        <w:ind w:firstLine="720"/>
        <w:rPr>
          <w:rFonts w:ascii="Aptos" w:hAnsi="Aptos"/>
        </w:rPr>
      </w:pPr>
      <w:r w:rsidRPr="007E7D46">
        <w:rPr>
          <w:rFonts w:ascii="Aptos" w:hAnsi="Aptos"/>
        </w:rPr>
        <w:t xml:space="preserve">The Renter shall not sell, transfer, assign or otherwise dispose of the Renter's interest in this </w:t>
      </w:r>
      <w:r w:rsidR="00723BF1">
        <w:rPr>
          <w:rFonts w:ascii="Aptos" w:hAnsi="Aptos"/>
        </w:rPr>
        <w:t>License</w:t>
      </w:r>
      <w:r w:rsidRPr="007E7D46">
        <w:rPr>
          <w:rFonts w:ascii="Aptos" w:hAnsi="Aptos"/>
        </w:rPr>
        <w:t xml:space="preserve"> as contained herein, without the prior written consent of the Operator, at the sole and arbitrary discretion of the Operator, and only if the new Renter enters into an </w:t>
      </w:r>
      <w:r w:rsidR="00723BF1">
        <w:rPr>
          <w:rFonts w:ascii="Aptos" w:hAnsi="Aptos"/>
        </w:rPr>
        <w:t>License</w:t>
      </w:r>
      <w:r w:rsidRPr="007E7D46">
        <w:rPr>
          <w:rFonts w:ascii="Aptos" w:hAnsi="Aptos"/>
        </w:rPr>
        <w:t xml:space="preserve"> on the terms satisfactory to the Operator, at the Operator's sole discretion as to those terms and conditions, and unless the Renter agrees in writing to be solely responsible for the new Renter and that the Renter will save harmless and indemnify the Operator of any and all charges, expenses, claims, damages, and/or other liabilities of the new Renter, howsoever the same may arise.</w:t>
      </w:r>
    </w:p>
    <w:p w14:paraId="46F010F7" w14:textId="63D03600" w:rsidR="00E9723C" w:rsidRPr="007E7D46" w:rsidRDefault="00E9723C" w:rsidP="003F4562">
      <w:pPr>
        <w:pStyle w:val="Heading2"/>
      </w:pPr>
      <w:bookmarkStart w:id="75" w:name="_Toc192235862"/>
      <w:r w:rsidRPr="007E7D46">
        <w:t>11.2</w:t>
      </w:r>
      <w:r w:rsidRPr="007E7D46">
        <w:tab/>
        <w:t xml:space="preserve">Transfer of </w:t>
      </w:r>
      <w:r w:rsidR="00723BF1">
        <w:t>License</w:t>
      </w:r>
      <w:r w:rsidRPr="007E7D46">
        <w:t xml:space="preserve"> by Operator</w:t>
      </w:r>
      <w:bookmarkEnd w:id="75"/>
    </w:p>
    <w:p w14:paraId="1E920499" w14:textId="52CEF87E" w:rsidR="00E9723C" w:rsidRPr="007E7D46" w:rsidRDefault="00E9723C" w:rsidP="00E109B8">
      <w:pPr>
        <w:pStyle w:val="BodyText"/>
        <w:ind w:firstLine="720"/>
        <w:rPr>
          <w:rFonts w:ascii="Aptos" w:hAnsi="Aptos"/>
        </w:rPr>
      </w:pPr>
      <w:r w:rsidRPr="007E7D46">
        <w:rPr>
          <w:rFonts w:ascii="Aptos" w:hAnsi="Aptos"/>
        </w:rPr>
        <w:t xml:space="preserve">The Operator hereby covenants and agrees that the Operator may not sell, transfer, assign or otherwise dispose of its interest in the Land, unless the prospective purchaser agrees to be bound by the terms of this </w:t>
      </w:r>
      <w:r w:rsidR="00723BF1">
        <w:rPr>
          <w:rFonts w:ascii="Aptos" w:hAnsi="Aptos"/>
        </w:rPr>
        <w:t>License</w:t>
      </w:r>
      <w:r w:rsidRPr="007E7D46">
        <w:rPr>
          <w:rFonts w:ascii="Aptos" w:hAnsi="Aptos"/>
        </w:rPr>
        <w:t>.</w:t>
      </w:r>
    </w:p>
    <w:p w14:paraId="1EB6F951" w14:textId="3DB9129E" w:rsidR="00E9723C" w:rsidRPr="007E7D46" w:rsidRDefault="00E9723C" w:rsidP="00404E11">
      <w:pPr>
        <w:pStyle w:val="Heading2"/>
        <w:keepNext/>
      </w:pPr>
      <w:bookmarkStart w:id="76" w:name="_Toc192235863"/>
      <w:r w:rsidRPr="007E7D46">
        <w:t>11.3</w:t>
      </w:r>
      <w:r w:rsidRPr="007E7D46">
        <w:tab/>
      </w:r>
      <w:r w:rsidR="00A67DA0" w:rsidRPr="007E7D46">
        <w:t>Transfer of Recreational Trailer</w:t>
      </w:r>
      <w:bookmarkEnd w:id="76"/>
    </w:p>
    <w:p w14:paraId="6A8DDC5D" w14:textId="3E7579F1" w:rsidR="00A67DA0" w:rsidRPr="007E7D46" w:rsidRDefault="00A67DA0" w:rsidP="00404E11">
      <w:pPr>
        <w:pStyle w:val="BodyText"/>
        <w:keepNext/>
        <w:ind w:firstLine="720"/>
        <w:rPr>
          <w:rFonts w:ascii="Aptos" w:hAnsi="Aptos"/>
        </w:rPr>
      </w:pPr>
      <w:r w:rsidRPr="007E7D46">
        <w:rPr>
          <w:rFonts w:ascii="Aptos" w:hAnsi="Aptos"/>
        </w:rPr>
        <w:t xml:space="preserve">The Renter acknowledges and agrees that any sale, transfer, or disposal of a Recreational Trailer located at the Campsite or within the Land during the Term of this </w:t>
      </w:r>
      <w:r w:rsidR="00723BF1">
        <w:rPr>
          <w:rFonts w:ascii="Aptos" w:hAnsi="Aptos"/>
        </w:rPr>
        <w:t>License</w:t>
      </w:r>
      <w:r w:rsidRPr="007E7D46">
        <w:rPr>
          <w:rFonts w:ascii="Aptos" w:hAnsi="Aptos"/>
        </w:rPr>
        <w:t xml:space="preserve"> shall incur a fee equal to five percent (5%) of the sale price, payable to the </w:t>
      </w:r>
      <w:proofErr w:type="gramStart"/>
      <w:r w:rsidRPr="007E7D46">
        <w:rPr>
          <w:rFonts w:ascii="Aptos" w:hAnsi="Aptos"/>
        </w:rPr>
        <w:t>Operator</w:t>
      </w:r>
      <w:proofErr w:type="gramEnd"/>
      <w:r w:rsidRPr="007E7D46">
        <w:rPr>
          <w:rFonts w:ascii="Aptos" w:hAnsi="Aptos"/>
        </w:rPr>
        <w:t xml:space="preserve"> within fourteen (14) days of the completion of the sale. This fee applies regardless of whether the Renter retains the Campsite under this </w:t>
      </w:r>
      <w:r w:rsidR="00723BF1">
        <w:rPr>
          <w:rFonts w:ascii="Aptos" w:hAnsi="Aptos"/>
        </w:rPr>
        <w:t>License</w:t>
      </w:r>
      <w:r w:rsidRPr="007E7D46">
        <w:rPr>
          <w:rFonts w:ascii="Aptos" w:hAnsi="Aptos"/>
        </w:rPr>
        <w:t xml:space="preserve"> or assigns it to a new renter, subject to the prior written consent of the Operator as per Section </w:t>
      </w:r>
      <w:r w:rsidR="00E109B8" w:rsidRPr="007E7D46">
        <w:rPr>
          <w:rFonts w:ascii="Aptos" w:hAnsi="Aptos"/>
        </w:rPr>
        <w:t>11.1</w:t>
      </w:r>
      <w:r w:rsidRPr="007E7D46">
        <w:rPr>
          <w:rFonts w:ascii="Aptos" w:hAnsi="Aptos"/>
        </w:rPr>
        <w:t xml:space="preserve">. The Renter shall provide written </w:t>
      </w:r>
      <w:r w:rsidR="002F40AE" w:rsidRPr="007E7D46">
        <w:rPr>
          <w:rFonts w:ascii="Aptos" w:hAnsi="Aptos"/>
        </w:rPr>
        <w:t>N</w:t>
      </w:r>
      <w:r w:rsidRPr="007E7D46">
        <w:rPr>
          <w:rFonts w:ascii="Aptos" w:hAnsi="Aptos"/>
        </w:rPr>
        <w:t xml:space="preserve">otice to the Operator of any such sale, including proof of the sale price, within seven (7) days of the transaction. Failure to pay the 5% fee or provide </w:t>
      </w:r>
      <w:r w:rsidR="002F40AE" w:rsidRPr="007E7D46">
        <w:rPr>
          <w:rFonts w:ascii="Aptos" w:hAnsi="Aptos"/>
        </w:rPr>
        <w:t>N</w:t>
      </w:r>
      <w:r w:rsidRPr="007E7D46">
        <w:rPr>
          <w:rFonts w:ascii="Aptos" w:hAnsi="Aptos"/>
        </w:rPr>
        <w:t xml:space="preserve">otice shall constitute a breach of this </w:t>
      </w:r>
      <w:r w:rsidR="00723BF1">
        <w:rPr>
          <w:rFonts w:ascii="Aptos" w:hAnsi="Aptos"/>
        </w:rPr>
        <w:t>License</w:t>
      </w:r>
      <w:r w:rsidRPr="007E7D46">
        <w:rPr>
          <w:rFonts w:ascii="Aptos" w:hAnsi="Aptos"/>
        </w:rPr>
        <w:t xml:space="preserve">, entitling the Operator to remedies outlined in Section </w:t>
      </w:r>
      <w:r w:rsidR="00E109B8" w:rsidRPr="007E7D46">
        <w:rPr>
          <w:rFonts w:ascii="Aptos" w:hAnsi="Aptos"/>
        </w:rPr>
        <w:t>14.1</w:t>
      </w:r>
      <w:r w:rsidRPr="007E7D46">
        <w:rPr>
          <w:rFonts w:ascii="Aptos" w:hAnsi="Aptos"/>
        </w:rPr>
        <w:t xml:space="preserve">, including retention of any monies paid and termination of the </w:t>
      </w:r>
      <w:r w:rsidR="00723BF1">
        <w:rPr>
          <w:rFonts w:ascii="Aptos" w:hAnsi="Aptos"/>
        </w:rPr>
        <w:t>License</w:t>
      </w:r>
      <w:r w:rsidRPr="007E7D46">
        <w:rPr>
          <w:rFonts w:ascii="Aptos" w:hAnsi="Aptos"/>
        </w:rPr>
        <w:t>.</w:t>
      </w:r>
    </w:p>
    <w:p w14:paraId="59DE1F78" w14:textId="1AAA6B6D" w:rsidR="00A67DA0" w:rsidRPr="007E7D46" w:rsidRDefault="00A67DA0" w:rsidP="00961E39">
      <w:pPr>
        <w:pStyle w:val="Heading1"/>
        <w:keepNext/>
      </w:pPr>
      <w:bookmarkStart w:id="77" w:name="_Toc192235864"/>
      <w:r w:rsidRPr="007E7D46">
        <w:t>ARTICLE 12</w:t>
      </w:r>
      <w:r w:rsidR="003F4562" w:rsidRPr="007E7D46">
        <w:t xml:space="preserve"> - </w:t>
      </w:r>
      <w:r w:rsidRPr="007E7D46">
        <w:t>SURRENDER</w:t>
      </w:r>
      <w:bookmarkEnd w:id="77"/>
    </w:p>
    <w:p w14:paraId="2B1F805E" w14:textId="24F3F455" w:rsidR="00A67DA0" w:rsidRPr="007E7D46" w:rsidRDefault="00A67DA0" w:rsidP="003F4562">
      <w:pPr>
        <w:pStyle w:val="Heading2"/>
      </w:pPr>
      <w:bookmarkStart w:id="78" w:name="_Toc192235865"/>
      <w:r w:rsidRPr="007E7D46">
        <w:t>12.1</w:t>
      </w:r>
      <w:r w:rsidRPr="007E7D46">
        <w:tab/>
        <w:t>Possession</w:t>
      </w:r>
      <w:bookmarkEnd w:id="78"/>
    </w:p>
    <w:p w14:paraId="67025D92" w14:textId="29A98D7A" w:rsidR="00A67DA0" w:rsidRPr="007E7D46" w:rsidRDefault="00A67DA0" w:rsidP="00A67DA0">
      <w:pPr>
        <w:pStyle w:val="BodyText"/>
        <w:ind w:firstLine="720"/>
        <w:rPr>
          <w:rFonts w:ascii="Aptos" w:hAnsi="Aptos"/>
        </w:rPr>
      </w:pPr>
      <w:r w:rsidRPr="007E7D46">
        <w:rPr>
          <w:rFonts w:ascii="Aptos" w:hAnsi="Aptos"/>
        </w:rPr>
        <w:t xml:space="preserve">At the expiration </w:t>
      </w:r>
      <w:r w:rsidR="00587A97">
        <w:rPr>
          <w:rFonts w:ascii="Aptos" w:hAnsi="Aptos"/>
        </w:rPr>
        <w:t>or termination</w:t>
      </w:r>
      <w:r w:rsidRPr="007E7D46">
        <w:rPr>
          <w:rFonts w:ascii="Aptos" w:hAnsi="Aptos"/>
        </w:rPr>
        <w:t xml:space="preserve"> of this </w:t>
      </w:r>
      <w:r w:rsidR="00723BF1">
        <w:rPr>
          <w:rFonts w:ascii="Aptos" w:hAnsi="Aptos"/>
        </w:rPr>
        <w:t>License</w:t>
      </w:r>
      <w:r w:rsidRPr="007E7D46">
        <w:rPr>
          <w:rFonts w:ascii="Aptos" w:hAnsi="Aptos"/>
        </w:rPr>
        <w:t xml:space="preserve">, the Campsite shall immediately revert to the Operator and the Renter shall forthwith surrender the Campsite to the Operator. The Renter shall remove the Recreational Trailer, Recreational Vehicle(s) and any other personal property thereto from the Campsite, and the Renter must restore the Campsite to </w:t>
      </w:r>
      <w:r w:rsidR="007F2EFD">
        <w:rPr>
          <w:rFonts w:ascii="Aptos" w:hAnsi="Aptos"/>
        </w:rPr>
        <w:t>its</w:t>
      </w:r>
      <w:r w:rsidRPr="007E7D46">
        <w:rPr>
          <w:rFonts w:ascii="Aptos" w:hAnsi="Aptos"/>
        </w:rPr>
        <w:t xml:space="preserve"> state </w:t>
      </w:r>
      <w:r w:rsidR="007F2EFD">
        <w:rPr>
          <w:rFonts w:ascii="Aptos" w:hAnsi="Aptos"/>
        </w:rPr>
        <w:t xml:space="preserve">as </w:t>
      </w:r>
      <w:r w:rsidRPr="007E7D46">
        <w:rPr>
          <w:rFonts w:ascii="Aptos" w:hAnsi="Aptos"/>
        </w:rPr>
        <w:t xml:space="preserve">at the </w:t>
      </w:r>
      <w:r w:rsidR="00587A97">
        <w:rPr>
          <w:rFonts w:ascii="Aptos" w:hAnsi="Aptos"/>
        </w:rPr>
        <w:t>Commencement Date</w:t>
      </w:r>
      <w:r w:rsidRPr="007E7D46">
        <w:rPr>
          <w:rFonts w:ascii="Aptos" w:hAnsi="Aptos"/>
        </w:rPr>
        <w:t xml:space="preserve">. Any improvements to the Campsite, the </w:t>
      </w:r>
      <w:r w:rsidR="00404E11">
        <w:rPr>
          <w:rFonts w:ascii="Aptos" w:hAnsi="Aptos"/>
        </w:rPr>
        <w:t>Campground</w:t>
      </w:r>
      <w:r w:rsidRPr="007E7D46">
        <w:rPr>
          <w:rFonts w:ascii="Aptos" w:hAnsi="Aptos"/>
        </w:rPr>
        <w:t xml:space="preserve"> or the Land are the property of the Operator and the Renter shall have no </w:t>
      </w:r>
      <w:r w:rsidR="00587A97">
        <w:rPr>
          <w:rFonts w:ascii="Aptos" w:hAnsi="Aptos"/>
        </w:rPr>
        <w:t>rights thereto</w:t>
      </w:r>
      <w:r w:rsidRPr="007E7D46">
        <w:rPr>
          <w:rFonts w:ascii="Aptos" w:hAnsi="Aptos"/>
        </w:rPr>
        <w:t>.</w:t>
      </w:r>
    </w:p>
    <w:p w14:paraId="0A51D592" w14:textId="77777777" w:rsidR="004E3D16" w:rsidRDefault="004E3D16" w:rsidP="003F4562">
      <w:pPr>
        <w:pStyle w:val="Heading1"/>
      </w:pPr>
      <w:bookmarkStart w:id="79" w:name="_Toc192235866"/>
    </w:p>
    <w:p w14:paraId="095D2CCA" w14:textId="77777777" w:rsidR="004E3D16" w:rsidRDefault="004E3D16" w:rsidP="003F4562">
      <w:pPr>
        <w:pStyle w:val="Heading1"/>
      </w:pPr>
    </w:p>
    <w:p w14:paraId="60DFEA73" w14:textId="007AFD89" w:rsidR="00333FB5" w:rsidRPr="007E7D46" w:rsidRDefault="00333FB5" w:rsidP="003F4562">
      <w:pPr>
        <w:pStyle w:val="Heading1"/>
      </w:pPr>
      <w:r w:rsidRPr="007E7D46">
        <w:lastRenderedPageBreak/>
        <w:t>ARTICLE 13</w:t>
      </w:r>
      <w:r w:rsidR="003F4562" w:rsidRPr="007E7D46">
        <w:t xml:space="preserve"> - </w:t>
      </w:r>
      <w:r w:rsidRPr="007E7D46">
        <w:t>NOTICE</w:t>
      </w:r>
      <w:bookmarkEnd w:id="79"/>
    </w:p>
    <w:p w14:paraId="2BE720BA" w14:textId="440E40C6" w:rsidR="00333FB5" w:rsidRPr="007E7D46" w:rsidRDefault="00333FB5" w:rsidP="003F4562">
      <w:pPr>
        <w:pStyle w:val="Heading2"/>
      </w:pPr>
      <w:bookmarkStart w:id="80" w:name="_Toc192235867"/>
      <w:r w:rsidRPr="007E7D46">
        <w:t>13.1</w:t>
      </w:r>
      <w:r w:rsidRPr="007E7D46">
        <w:tab/>
        <w:t>Notices</w:t>
      </w:r>
      <w:bookmarkEnd w:id="80"/>
    </w:p>
    <w:p w14:paraId="0FA1F82B" w14:textId="2BBF2CFD" w:rsidR="00333FB5" w:rsidRPr="007E7D46" w:rsidRDefault="00333FB5" w:rsidP="00DC5169">
      <w:pPr>
        <w:pStyle w:val="BodyText"/>
        <w:ind w:firstLine="720"/>
        <w:rPr>
          <w:rFonts w:ascii="Aptos" w:hAnsi="Aptos"/>
          <w:szCs w:val="22"/>
        </w:rPr>
      </w:pPr>
      <w:r w:rsidRPr="007E7D46">
        <w:rPr>
          <w:rFonts w:ascii="Aptos" w:hAnsi="Aptos"/>
          <w:szCs w:val="22"/>
        </w:rPr>
        <w:t>All notices, requests, demands or communications (collectively "</w:t>
      </w:r>
      <w:r w:rsidRPr="00DC5169">
        <w:rPr>
          <w:rFonts w:ascii="Aptos" w:hAnsi="Aptos"/>
          <w:b/>
          <w:bCs/>
          <w:szCs w:val="22"/>
        </w:rPr>
        <w:t>Notices</w:t>
      </w:r>
      <w:r w:rsidRPr="007E7D46">
        <w:rPr>
          <w:rFonts w:ascii="Aptos" w:hAnsi="Aptos"/>
          <w:szCs w:val="22"/>
        </w:rPr>
        <w:t xml:space="preserve">") required by the terms hereof or permitted to be given by one party to any other party, shall be given in writing by personal delivery or by mail, (postage prepaid) or email address as may be given by one party to the other party in writing from time to time. All such Notices shall be deemed to have been received when delivered or if mailed </w:t>
      </w:r>
      <w:r w:rsidR="00DC5169">
        <w:rPr>
          <w:rFonts w:ascii="Aptos" w:hAnsi="Aptos"/>
          <w:szCs w:val="22"/>
        </w:rPr>
        <w:t>three</w:t>
      </w:r>
      <w:r w:rsidRPr="007E7D46">
        <w:rPr>
          <w:rFonts w:ascii="Aptos" w:hAnsi="Aptos"/>
          <w:szCs w:val="22"/>
        </w:rPr>
        <w:t xml:space="preserve"> (</w:t>
      </w:r>
      <w:r w:rsidR="00DC5169">
        <w:rPr>
          <w:rFonts w:ascii="Aptos" w:hAnsi="Aptos"/>
          <w:szCs w:val="22"/>
        </w:rPr>
        <w:t>3</w:t>
      </w:r>
      <w:r w:rsidRPr="007E7D46">
        <w:rPr>
          <w:rFonts w:ascii="Aptos" w:hAnsi="Aptos"/>
          <w:szCs w:val="22"/>
        </w:rPr>
        <w:t>) days after 12:01 a.m. on the day following the mailing or emailing.</w:t>
      </w:r>
    </w:p>
    <w:p w14:paraId="0C21A6AB" w14:textId="03B90B70" w:rsidR="00333FB5" w:rsidRPr="007E7D46" w:rsidRDefault="00333FB5" w:rsidP="00B15531">
      <w:pPr>
        <w:pStyle w:val="Heading1"/>
        <w:keepNext/>
      </w:pPr>
      <w:bookmarkStart w:id="81" w:name="_Toc192235868"/>
      <w:r w:rsidRPr="007E7D46">
        <w:t>ARTICLE 14</w:t>
      </w:r>
      <w:r w:rsidR="003F4562" w:rsidRPr="007E7D46">
        <w:t xml:space="preserve"> - </w:t>
      </w:r>
      <w:r w:rsidRPr="007E7D46">
        <w:t>DEFAULT</w:t>
      </w:r>
      <w:bookmarkEnd w:id="81"/>
    </w:p>
    <w:p w14:paraId="2B4B6EF9" w14:textId="46A9F0FC" w:rsidR="00A67DA0" w:rsidRPr="007E7D46" w:rsidRDefault="009A0E3F" w:rsidP="00B15531">
      <w:pPr>
        <w:pStyle w:val="Heading2"/>
        <w:keepNext/>
      </w:pPr>
      <w:bookmarkStart w:id="82" w:name="_Toc192235869"/>
      <w:r w:rsidRPr="007E7D46">
        <w:t>14.1</w:t>
      </w:r>
      <w:r w:rsidRPr="007E7D46">
        <w:tab/>
        <w:t>Events of Default</w:t>
      </w:r>
      <w:r w:rsidR="00DE0C6D" w:rsidRPr="007E7D46">
        <w:t xml:space="preserve"> and Remedies</w:t>
      </w:r>
      <w:bookmarkEnd w:id="82"/>
    </w:p>
    <w:p w14:paraId="14347148" w14:textId="71BF574D" w:rsidR="00DE0C6D" w:rsidRPr="007E7D46" w:rsidRDefault="00E81D5F" w:rsidP="005C28F7">
      <w:pPr>
        <w:pStyle w:val="BodyText"/>
        <w:numPr>
          <w:ilvl w:val="0"/>
          <w:numId w:val="22"/>
        </w:numPr>
        <w:ind w:left="1440" w:hanging="720"/>
        <w:rPr>
          <w:rFonts w:ascii="Aptos" w:hAnsi="Aptos"/>
        </w:rPr>
      </w:pPr>
      <w:r>
        <w:rPr>
          <w:rFonts w:ascii="Aptos" w:hAnsi="Aptos"/>
        </w:rPr>
        <w:t>An event of default (“</w:t>
      </w:r>
      <w:r w:rsidRPr="00E5796F">
        <w:rPr>
          <w:rFonts w:ascii="Aptos" w:hAnsi="Aptos"/>
          <w:b/>
          <w:bCs/>
        </w:rPr>
        <w:t>Event of Default</w:t>
      </w:r>
      <w:r>
        <w:rPr>
          <w:rFonts w:ascii="Aptos" w:hAnsi="Aptos"/>
        </w:rPr>
        <w:t>”) occurs</w:t>
      </w:r>
      <w:r w:rsidR="00DE0C6D" w:rsidRPr="007E7D46">
        <w:rPr>
          <w:rFonts w:ascii="Aptos" w:hAnsi="Aptos"/>
        </w:rPr>
        <w:t>:</w:t>
      </w:r>
    </w:p>
    <w:p w14:paraId="763D7A2C" w14:textId="65A80893" w:rsidR="009A0E3F" w:rsidRPr="007E7D46" w:rsidRDefault="00E81D5F" w:rsidP="005C28F7">
      <w:pPr>
        <w:pStyle w:val="BodyText"/>
        <w:numPr>
          <w:ilvl w:val="1"/>
          <w:numId w:val="23"/>
        </w:numPr>
        <w:ind w:left="1890"/>
        <w:rPr>
          <w:rFonts w:ascii="Aptos" w:hAnsi="Aptos"/>
        </w:rPr>
      </w:pPr>
      <w:r>
        <w:rPr>
          <w:rFonts w:ascii="Aptos" w:hAnsi="Aptos"/>
        </w:rPr>
        <w:t>If the Renter f</w:t>
      </w:r>
      <w:r w:rsidR="009A0E3F" w:rsidRPr="007E7D46">
        <w:rPr>
          <w:rFonts w:ascii="Aptos" w:hAnsi="Aptos"/>
        </w:rPr>
        <w:t xml:space="preserve">ails to pay any Rent in accordance with this </w:t>
      </w:r>
      <w:r w:rsidR="00723BF1">
        <w:rPr>
          <w:rFonts w:ascii="Aptos" w:hAnsi="Aptos"/>
        </w:rPr>
        <w:t>License</w:t>
      </w:r>
      <w:r>
        <w:rPr>
          <w:rFonts w:ascii="Aptos" w:hAnsi="Aptos"/>
        </w:rPr>
        <w:t xml:space="preserve"> and such default shall continue for 2 days following written notice by the Operator requiring the Renter to pay the </w:t>
      </w:r>
      <w:proofErr w:type="gramStart"/>
      <w:r>
        <w:rPr>
          <w:rFonts w:ascii="Aptos" w:hAnsi="Aptos"/>
        </w:rPr>
        <w:t>same</w:t>
      </w:r>
      <w:r w:rsidR="009A0E3F" w:rsidRPr="007E7D46">
        <w:rPr>
          <w:rFonts w:ascii="Aptos" w:hAnsi="Aptos"/>
        </w:rPr>
        <w:t>;</w:t>
      </w:r>
      <w:proofErr w:type="gramEnd"/>
    </w:p>
    <w:p w14:paraId="105744A2" w14:textId="054ACD46" w:rsidR="009A0E3F" w:rsidRPr="007E7D46" w:rsidRDefault="00E81D5F" w:rsidP="005C28F7">
      <w:pPr>
        <w:pStyle w:val="BodyText"/>
        <w:numPr>
          <w:ilvl w:val="1"/>
          <w:numId w:val="23"/>
        </w:numPr>
        <w:ind w:left="1890"/>
        <w:rPr>
          <w:rFonts w:ascii="Aptos" w:hAnsi="Aptos"/>
        </w:rPr>
      </w:pPr>
      <w:r>
        <w:rPr>
          <w:rFonts w:ascii="Aptos" w:hAnsi="Aptos"/>
        </w:rPr>
        <w:t>If the Renter f</w:t>
      </w:r>
      <w:r w:rsidR="009A0E3F" w:rsidRPr="007E7D46">
        <w:rPr>
          <w:rFonts w:ascii="Aptos" w:hAnsi="Aptos"/>
        </w:rPr>
        <w:t>ails to observe, perform or follow any of the terms</w:t>
      </w:r>
      <w:r>
        <w:rPr>
          <w:rFonts w:ascii="Aptos" w:hAnsi="Aptos"/>
        </w:rPr>
        <w:t xml:space="preserve"> or conditions</w:t>
      </w:r>
      <w:r w:rsidR="009A0E3F" w:rsidRPr="007E7D46">
        <w:rPr>
          <w:rFonts w:ascii="Aptos" w:hAnsi="Aptos"/>
        </w:rPr>
        <w:t xml:space="preserve"> contained in this </w:t>
      </w:r>
      <w:r w:rsidR="00723BF1">
        <w:rPr>
          <w:rFonts w:ascii="Aptos" w:hAnsi="Aptos"/>
        </w:rPr>
        <w:t>License</w:t>
      </w:r>
      <w:r w:rsidR="00DE0FBB">
        <w:rPr>
          <w:rFonts w:ascii="Aptos" w:hAnsi="Aptos"/>
        </w:rPr>
        <w:t xml:space="preserve"> (including the Rules and Regulations in Scheule D)</w:t>
      </w:r>
      <w:r>
        <w:rPr>
          <w:rFonts w:ascii="Aptos" w:hAnsi="Aptos"/>
        </w:rPr>
        <w:t xml:space="preserve"> to be performed by the Renter other than payment of Rent, and such </w:t>
      </w:r>
      <w:r w:rsidRPr="00E81D5F">
        <w:rPr>
          <w:rFonts w:ascii="Aptos" w:hAnsi="Aptos"/>
        </w:rPr>
        <w:t xml:space="preserve">default shall continue for </w:t>
      </w:r>
      <w:r>
        <w:rPr>
          <w:rFonts w:ascii="Aptos" w:hAnsi="Aptos"/>
        </w:rPr>
        <w:t>5</w:t>
      </w:r>
      <w:r w:rsidRPr="00E81D5F">
        <w:rPr>
          <w:rFonts w:ascii="Aptos" w:hAnsi="Aptos"/>
        </w:rPr>
        <w:t xml:space="preserve"> days following written notice by the Operator requiring the Renter to observe, perform or follow </w:t>
      </w:r>
      <w:r>
        <w:rPr>
          <w:rFonts w:ascii="Aptos" w:hAnsi="Aptos"/>
        </w:rPr>
        <w:t>such terms or conditions</w:t>
      </w:r>
      <w:r w:rsidR="00DE0FBB">
        <w:rPr>
          <w:rFonts w:ascii="Aptos" w:hAnsi="Aptos"/>
        </w:rPr>
        <w:t xml:space="preserve"> (except where such default results in immediate termination, in which case such Event of Default occurs immediately on written notice by the Operator thereof)</w:t>
      </w:r>
      <w:r w:rsidR="009A0E3F" w:rsidRPr="007E7D46">
        <w:rPr>
          <w:rFonts w:ascii="Aptos" w:hAnsi="Aptos"/>
        </w:rPr>
        <w:t>;</w:t>
      </w:r>
    </w:p>
    <w:p w14:paraId="202700F5" w14:textId="5E3023B5" w:rsidR="009A0E3F" w:rsidRPr="007E7D46" w:rsidRDefault="00E5796F" w:rsidP="005C28F7">
      <w:pPr>
        <w:pStyle w:val="BodyText"/>
        <w:numPr>
          <w:ilvl w:val="1"/>
          <w:numId w:val="23"/>
        </w:numPr>
        <w:ind w:left="1890"/>
        <w:rPr>
          <w:rFonts w:ascii="Aptos" w:hAnsi="Aptos"/>
        </w:rPr>
      </w:pPr>
      <w:r>
        <w:rPr>
          <w:rFonts w:ascii="Aptos" w:hAnsi="Aptos"/>
        </w:rPr>
        <w:t>Immediately upon</w:t>
      </w:r>
      <w:r w:rsidR="00E81D5F">
        <w:rPr>
          <w:rFonts w:ascii="Aptos" w:hAnsi="Aptos"/>
        </w:rPr>
        <w:t xml:space="preserve"> the Rent</w:t>
      </w:r>
      <w:r>
        <w:rPr>
          <w:rFonts w:ascii="Aptos" w:hAnsi="Aptos"/>
        </w:rPr>
        <w:t>er</w:t>
      </w:r>
      <w:r w:rsidR="00E81D5F">
        <w:rPr>
          <w:rFonts w:ascii="Aptos" w:hAnsi="Aptos"/>
        </w:rPr>
        <w:t xml:space="preserve"> b</w:t>
      </w:r>
      <w:r w:rsidR="009A0E3F" w:rsidRPr="007E7D46">
        <w:rPr>
          <w:rFonts w:ascii="Aptos" w:hAnsi="Aptos"/>
        </w:rPr>
        <w:t>ecom</w:t>
      </w:r>
      <w:r>
        <w:rPr>
          <w:rFonts w:ascii="Aptos" w:hAnsi="Aptos"/>
        </w:rPr>
        <w:t>ing</w:t>
      </w:r>
      <w:r w:rsidR="009A0E3F" w:rsidRPr="007E7D46">
        <w:rPr>
          <w:rFonts w:ascii="Aptos" w:hAnsi="Aptos"/>
        </w:rPr>
        <w:t xml:space="preserve"> bankrupt or insolvent or </w:t>
      </w:r>
      <w:r>
        <w:rPr>
          <w:rFonts w:ascii="Aptos" w:hAnsi="Aptos"/>
        </w:rPr>
        <w:t>filing</w:t>
      </w:r>
      <w:r w:rsidR="009A0E3F" w:rsidRPr="007E7D46">
        <w:rPr>
          <w:rFonts w:ascii="Aptos" w:hAnsi="Aptos"/>
        </w:rPr>
        <w:t xml:space="preserve"> any proposal for the benefit of </w:t>
      </w:r>
      <w:r>
        <w:rPr>
          <w:rFonts w:ascii="Aptos" w:hAnsi="Aptos"/>
        </w:rPr>
        <w:t xml:space="preserve">the Renter’s </w:t>
      </w:r>
      <w:proofErr w:type="gramStart"/>
      <w:r w:rsidR="009A0E3F" w:rsidRPr="007E7D46">
        <w:rPr>
          <w:rFonts w:ascii="Aptos" w:hAnsi="Aptos"/>
        </w:rPr>
        <w:t>creditors;</w:t>
      </w:r>
      <w:proofErr w:type="gramEnd"/>
    </w:p>
    <w:p w14:paraId="4EEDE968" w14:textId="24216235" w:rsidR="009A0E3F" w:rsidRPr="007E7D46" w:rsidRDefault="00E81D5F" w:rsidP="005C28F7">
      <w:pPr>
        <w:pStyle w:val="BodyText"/>
        <w:numPr>
          <w:ilvl w:val="1"/>
          <w:numId w:val="23"/>
        </w:numPr>
        <w:ind w:left="1890"/>
        <w:rPr>
          <w:rFonts w:ascii="Aptos" w:hAnsi="Aptos"/>
        </w:rPr>
      </w:pPr>
      <w:r>
        <w:rPr>
          <w:rFonts w:ascii="Aptos" w:hAnsi="Aptos"/>
        </w:rPr>
        <w:t>If the Renter c</w:t>
      </w:r>
      <w:r w:rsidR="009A0E3F" w:rsidRPr="007E7D46">
        <w:rPr>
          <w:rFonts w:ascii="Aptos" w:hAnsi="Aptos"/>
        </w:rPr>
        <w:t xml:space="preserve">onducts </w:t>
      </w:r>
      <w:r>
        <w:rPr>
          <w:rFonts w:ascii="Aptos" w:hAnsi="Aptos"/>
        </w:rPr>
        <w:t>themselves</w:t>
      </w:r>
      <w:r w:rsidR="009A0E3F" w:rsidRPr="007E7D46">
        <w:rPr>
          <w:rFonts w:ascii="Aptos" w:hAnsi="Aptos"/>
        </w:rPr>
        <w:t xml:space="preserve"> in a manner deemed </w:t>
      </w:r>
      <w:r>
        <w:rPr>
          <w:rFonts w:ascii="Aptos" w:hAnsi="Aptos"/>
        </w:rPr>
        <w:t>by</w:t>
      </w:r>
      <w:r w:rsidR="009A0E3F" w:rsidRPr="007E7D46">
        <w:rPr>
          <w:rFonts w:ascii="Aptos" w:hAnsi="Aptos"/>
        </w:rPr>
        <w:t xml:space="preserve"> the Operator to adversely affect the Operator, the Campsite, </w:t>
      </w:r>
      <w:r w:rsidR="005900B6" w:rsidRPr="007E7D46">
        <w:rPr>
          <w:rFonts w:ascii="Aptos" w:hAnsi="Aptos"/>
        </w:rPr>
        <w:t>Campground</w:t>
      </w:r>
      <w:r w:rsidR="009A0E3F" w:rsidRPr="007E7D46">
        <w:rPr>
          <w:rFonts w:ascii="Aptos" w:hAnsi="Aptos"/>
        </w:rPr>
        <w:t>, or Land;</w:t>
      </w:r>
      <w:r w:rsidR="00DE0C6D" w:rsidRPr="007E7D46">
        <w:rPr>
          <w:rFonts w:ascii="Aptos" w:hAnsi="Aptos"/>
        </w:rPr>
        <w:t xml:space="preserve"> or</w:t>
      </w:r>
    </w:p>
    <w:p w14:paraId="3EC8C5C3" w14:textId="08A5323F" w:rsidR="00DE0C6D" w:rsidRPr="007E7D46" w:rsidRDefault="00DE0C6D" w:rsidP="005C28F7">
      <w:pPr>
        <w:pStyle w:val="BodyText"/>
        <w:numPr>
          <w:ilvl w:val="1"/>
          <w:numId w:val="23"/>
        </w:numPr>
        <w:ind w:left="1890"/>
        <w:rPr>
          <w:rFonts w:ascii="Aptos" w:hAnsi="Aptos"/>
        </w:rPr>
      </w:pPr>
      <w:r w:rsidRPr="007E7D46">
        <w:rPr>
          <w:rFonts w:ascii="Aptos" w:hAnsi="Aptos"/>
        </w:rPr>
        <w:t xml:space="preserve">Any other reason, at the sole and arbitrary discretion of the </w:t>
      </w:r>
      <w:proofErr w:type="gramStart"/>
      <w:r w:rsidRPr="007E7D46">
        <w:rPr>
          <w:rFonts w:ascii="Aptos" w:hAnsi="Aptos"/>
        </w:rPr>
        <w:t>Operator;</w:t>
      </w:r>
      <w:proofErr w:type="gramEnd"/>
    </w:p>
    <w:p w14:paraId="5244ACB2" w14:textId="08421100" w:rsidR="00DE0C6D" w:rsidRPr="007E7D46" w:rsidRDefault="00DE0C6D" w:rsidP="00A67DA0">
      <w:pPr>
        <w:pStyle w:val="BodyText"/>
        <w:rPr>
          <w:rFonts w:ascii="Aptos" w:hAnsi="Aptos"/>
        </w:rPr>
      </w:pPr>
      <w:r w:rsidRPr="007E7D46">
        <w:rPr>
          <w:rFonts w:ascii="Aptos" w:hAnsi="Aptos"/>
        </w:rPr>
        <w:tab/>
        <w:t>(b)</w:t>
      </w:r>
      <w:r w:rsidRPr="007E7D46">
        <w:rPr>
          <w:rFonts w:ascii="Aptos" w:hAnsi="Aptos"/>
        </w:rPr>
        <w:tab/>
      </w:r>
      <w:r w:rsidR="00E5796F">
        <w:rPr>
          <w:rFonts w:ascii="Aptos" w:hAnsi="Aptos"/>
        </w:rPr>
        <w:t>Upon an Event of Default, t</w:t>
      </w:r>
      <w:r w:rsidRPr="007E7D46">
        <w:rPr>
          <w:rFonts w:ascii="Aptos" w:hAnsi="Aptos"/>
        </w:rPr>
        <w:t>he Operator may</w:t>
      </w:r>
      <w:r w:rsidR="007F2EFD">
        <w:rPr>
          <w:rFonts w:ascii="Aptos" w:hAnsi="Aptos"/>
        </w:rPr>
        <w:t xml:space="preserve"> do any or </w:t>
      </w:r>
      <w:proofErr w:type="gramStart"/>
      <w:r w:rsidR="007F2EFD">
        <w:rPr>
          <w:rFonts w:ascii="Aptos" w:hAnsi="Aptos"/>
        </w:rPr>
        <w:t>all of</w:t>
      </w:r>
      <w:proofErr w:type="gramEnd"/>
      <w:r w:rsidR="007F2EFD">
        <w:rPr>
          <w:rFonts w:ascii="Aptos" w:hAnsi="Aptos"/>
        </w:rPr>
        <w:t xml:space="preserve"> the following</w:t>
      </w:r>
      <w:r w:rsidRPr="007E7D46">
        <w:rPr>
          <w:rFonts w:ascii="Aptos" w:hAnsi="Aptos"/>
        </w:rPr>
        <w:t>, at the Operator’s sole and arbitrary discretion:</w:t>
      </w:r>
    </w:p>
    <w:p w14:paraId="4D639C32" w14:textId="77777777" w:rsidR="007F2EFD" w:rsidRDefault="00DE0C6D" w:rsidP="005C28F7">
      <w:pPr>
        <w:pStyle w:val="BodyText"/>
        <w:numPr>
          <w:ilvl w:val="2"/>
          <w:numId w:val="24"/>
        </w:numPr>
        <w:ind w:left="1980" w:hanging="540"/>
        <w:rPr>
          <w:rFonts w:ascii="Aptos" w:hAnsi="Aptos"/>
        </w:rPr>
      </w:pPr>
      <w:r w:rsidRPr="007E7D46">
        <w:rPr>
          <w:rFonts w:ascii="Aptos" w:hAnsi="Aptos"/>
        </w:rPr>
        <w:t xml:space="preserve">Immediately terminate this </w:t>
      </w:r>
      <w:proofErr w:type="gramStart"/>
      <w:r w:rsidR="00723BF1">
        <w:rPr>
          <w:rFonts w:ascii="Aptos" w:hAnsi="Aptos"/>
        </w:rPr>
        <w:t>License</w:t>
      </w:r>
      <w:r w:rsidR="007F2EFD">
        <w:rPr>
          <w:rFonts w:ascii="Aptos" w:hAnsi="Aptos"/>
        </w:rPr>
        <w:t>;</w:t>
      </w:r>
      <w:proofErr w:type="gramEnd"/>
    </w:p>
    <w:p w14:paraId="27567C24" w14:textId="339D5B8A" w:rsidR="00DE0C6D" w:rsidRPr="007E7D46" w:rsidRDefault="00DE0C6D" w:rsidP="005C28F7">
      <w:pPr>
        <w:pStyle w:val="BodyText"/>
        <w:numPr>
          <w:ilvl w:val="2"/>
          <w:numId w:val="24"/>
        </w:numPr>
        <w:ind w:left="1980" w:hanging="540"/>
        <w:rPr>
          <w:rFonts w:ascii="Aptos" w:hAnsi="Aptos"/>
        </w:rPr>
      </w:pPr>
      <w:r w:rsidRPr="007E7D46">
        <w:rPr>
          <w:rFonts w:ascii="Aptos" w:hAnsi="Aptos"/>
        </w:rPr>
        <w:t>Keep the entire Rent</w:t>
      </w:r>
      <w:r w:rsidR="00E5796F">
        <w:rPr>
          <w:rFonts w:ascii="Aptos" w:hAnsi="Aptos"/>
        </w:rPr>
        <w:t xml:space="preserve"> and</w:t>
      </w:r>
      <w:r w:rsidRPr="007E7D46">
        <w:rPr>
          <w:rFonts w:ascii="Aptos" w:hAnsi="Aptos"/>
        </w:rPr>
        <w:t xml:space="preserve"> </w:t>
      </w:r>
      <w:proofErr w:type="gramStart"/>
      <w:r w:rsidRPr="00E5796F">
        <w:rPr>
          <w:rFonts w:ascii="Aptos" w:hAnsi="Aptos"/>
        </w:rPr>
        <w:t>Deposit</w:t>
      </w:r>
      <w:r w:rsidR="00E5796F">
        <w:rPr>
          <w:rFonts w:ascii="Aptos" w:hAnsi="Aptos"/>
        </w:rPr>
        <w:t>;</w:t>
      </w:r>
      <w:proofErr w:type="gramEnd"/>
    </w:p>
    <w:p w14:paraId="6EF9A5A8" w14:textId="44EFD746" w:rsidR="00DE0C6D" w:rsidRPr="007E7D46" w:rsidRDefault="00E5796F" w:rsidP="005C28F7">
      <w:pPr>
        <w:pStyle w:val="BodyText"/>
        <w:numPr>
          <w:ilvl w:val="2"/>
          <w:numId w:val="24"/>
        </w:numPr>
        <w:ind w:left="1980" w:hanging="540"/>
        <w:rPr>
          <w:rFonts w:ascii="Aptos" w:hAnsi="Aptos"/>
        </w:rPr>
      </w:pPr>
      <w:r>
        <w:rPr>
          <w:rFonts w:ascii="Aptos" w:hAnsi="Aptos"/>
        </w:rPr>
        <w:t>E</w:t>
      </w:r>
      <w:r w:rsidR="00DE0C6D" w:rsidRPr="007E7D46">
        <w:rPr>
          <w:rFonts w:ascii="Aptos" w:hAnsi="Aptos"/>
        </w:rPr>
        <w:t xml:space="preserve">nter the Campsite and remove the Renter, all other Persons, the Recreational Trailer, the Recreational Vehicle(s) and any other personal property thereto, at the sole cost to the </w:t>
      </w:r>
      <w:proofErr w:type="gramStart"/>
      <w:r w:rsidR="00DE0C6D" w:rsidRPr="007E7D46">
        <w:rPr>
          <w:rFonts w:ascii="Aptos" w:hAnsi="Aptos"/>
        </w:rPr>
        <w:t>Renter;</w:t>
      </w:r>
      <w:proofErr w:type="gramEnd"/>
    </w:p>
    <w:p w14:paraId="23ACF049" w14:textId="6C11440D" w:rsidR="00DE0C6D" w:rsidRPr="007E7D46" w:rsidRDefault="00E5796F" w:rsidP="005C28F7">
      <w:pPr>
        <w:pStyle w:val="BodyText"/>
        <w:numPr>
          <w:ilvl w:val="2"/>
          <w:numId w:val="24"/>
        </w:numPr>
        <w:ind w:left="1980" w:hanging="540"/>
        <w:rPr>
          <w:rFonts w:ascii="Aptos" w:hAnsi="Aptos"/>
        </w:rPr>
      </w:pPr>
      <w:r>
        <w:rPr>
          <w:rFonts w:ascii="Aptos" w:hAnsi="Aptos"/>
        </w:rPr>
        <w:t>License the</w:t>
      </w:r>
      <w:r w:rsidR="00DE0C6D" w:rsidRPr="007E7D46">
        <w:rPr>
          <w:rFonts w:ascii="Aptos" w:hAnsi="Aptos"/>
        </w:rPr>
        <w:t xml:space="preserve"> Campsite</w:t>
      </w:r>
      <w:r>
        <w:rPr>
          <w:rFonts w:ascii="Aptos" w:hAnsi="Aptos"/>
        </w:rPr>
        <w:t xml:space="preserve"> to another Person</w:t>
      </w:r>
      <w:r w:rsidR="00DE0C6D" w:rsidRPr="007E7D46">
        <w:rPr>
          <w:rFonts w:ascii="Aptos" w:hAnsi="Aptos"/>
        </w:rPr>
        <w:t>; and/or</w:t>
      </w:r>
    </w:p>
    <w:p w14:paraId="7A97B780" w14:textId="11DB9AFC" w:rsidR="00E5796F" w:rsidRDefault="00E5796F" w:rsidP="005C28F7">
      <w:pPr>
        <w:pStyle w:val="BodyText"/>
        <w:numPr>
          <w:ilvl w:val="2"/>
          <w:numId w:val="24"/>
        </w:numPr>
        <w:ind w:left="1980" w:hanging="540"/>
        <w:rPr>
          <w:rFonts w:ascii="Aptos" w:hAnsi="Aptos"/>
        </w:rPr>
      </w:pPr>
      <w:r>
        <w:rPr>
          <w:rFonts w:ascii="Aptos" w:hAnsi="Aptos"/>
        </w:rPr>
        <w:lastRenderedPageBreak/>
        <w:t xml:space="preserve">Seize or otherwise take possession of the Collateral and sell </w:t>
      </w:r>
      <w:r w:rsidRPr="00E5796F">
        <w:rPr>
          <w:rFonts w:ascii="Aptos" w:hAnsi="Aptos"/>
        </w:rPr>
        <w:t>the same by public or private sale at such price and upon such terms as the Secured Party in its sole discretion may determine and the proceeds of such sale less all costs and expenses of the Secured Party (including costs as between a solicitor and its own client on a full indemnity basis) shall be applied on the Indebtedness and the surplus, if any, shall be disposed of according to law</w:t>
      </w:r>
    </w:p>
    <w:p w14:paraId="5778C877" w14:textId="6D6C9B89" w:rsidR="00DE0C6D" w:rsidRPr="007E7D46" w:rsidRDefault="00DE0C6D" w:rsidP="005C28F7">
      <w:pPr>
        <w:pStyle w:val="BodyText"/>
        <w:numPr>
          <w:ilvl w:val="2"/>
          <w:numId w:val="24"/>
        </w:numPr>
        <w:ind w:left="1980" w:hanging="540"/>
        <w:rPr>
          <w:rFonts w:ascii="Aptos" w:hAnsi="Aptos"/>
        </w:rPr>
      </w:pPr>
      <w:r w:rsidRPr="007E7D46">
        <w:rPr>
          <w:rFonts w:ascii="Aptos" w:hAnsi="Aptos"/>
        </w:rPr>
        <w:t xml:space="preserve">Pursue any other rights or remedies that the Operator may have against the Renter pursuant to this </w:t>
      </w:r>
      <w:r w:rsidR="00723BF1">
        <w:rPr>
          <w:rFonts w:ascii="Aptos" w:hAnsi="Aptos"/>
        </w:rPr>
        <w:t>License</w:t>
      </w:r>
      <w:r w:rsidRPr="007E7D46">
        <w:rPr>
          <w:rFonts w:ascii="Aptos" w:hAnsi="Aptos"/>
        </w:rPr>
        <w:t xml:space="preserve"> or at law or otherwise.</w:t>
      </w:r>
    </w:p>
    <w:p w14:paraId="7C5255DD" w14:textId="4A70C7F7" w:rsidR="003F4562" w:rsidRPr="007E7D46" w:rsidRDefault="003F4562" w:rsidP="005C28F7">
      <w:pPr>
        <w:pStyle w:val="BodyText"/>
        <w:numPr>
          <w:ilvl w:val="2"/>
          <w:numId w:val="24"/>
        </w:numPr>
        <w:ind w:left="1980" w:hanging="540"/>
        <w:rPr>
          <w:rFonts w:ascii="Aptos" w:hAnsi="Aptos"/>
        </w:rPr>
      </w:pPr>
      <w:r w:rsidRPr="007E7D46">
        <w:rPr>
          <w:rFonts w:ascii="Aptos" w:hAnsi="Aptos"/>
        </w:rPr>
        <w:t xml:space="preserve">Install cement bollards, or other barricades, to prevent the removal of any Recreational Vehicle or Recreational Trailer for any default of </w:t>
      </w:r>
      <w:proofErr w:type="gramStart"/>
      <w:r w:rsidRPr="007E7D46">
        <w:rPr>
          <w:rFonts w:ascii="Aptos" w:hAnsi="Aptos"/>
        </w:rPr>
        <w:t>payments;</w:t>
      </w:r>
      <w:proofErr w:type="gramEnd"/>
    </w:p>
    <w:p w14:paraId="4319C5B6" w14:textId="2E4240D5" w:rsidR="00DE0C6D" w:rsidRPr="007E7D46" w:rsidRDefault="00820DCA" w:rsidP="00E5796F">
      <w:pPr>
        <w:pStyle w:val="Heading2"/>
        <w:keepNext/>
      </w:pPr>
      <w:bookmarkStart w:id="83" w:name="_Toc192235870"/>
      <w:r w:rsidRPr="007E7D46">
        <w:t>14.2</w:t>
      </w:r>
      <w:r w:rsidRPr="007E7D46">
        <w:tab/>
        <w:t>Force Majeure</w:t>
      </w:r>
      <w:bookmarkEnd w:id="83"/>
    </w:p>
    <w:p w14:paraId="164EDB65" w14:textId="47B1C18B" w:rsidR="00820DCA" w:rsidRPr="007E7D46" w:rsidRDefault="00820DCA" w:rsidP="00820DCA">
      <w:pPr>
        <w:pStyle w:val="BodyText"/>
        <w:ind w:firstLine="720"/>
        <w:rPr>
          <w:rFonts w:ascii="Aptos" w:hAnsi="Aptos"/>
        </w:rPr>
      </w:pPr>
      <w:r w:rsidRPr="007E7D46">
        <w:rPr>
          <w:rFonts w:ascii="Aptos" w:hAnsi="Aptos"/>
        </w:rPr>
        <w:t xml:space="preserve">No failure or omission by the Operator in the performance of any obligation of this </w:t>
      </w:r>
      <w:r w:rsidR="00723BF1">
        <w:rPr>
          <w:rFonts w:ascii="Aptos" w:hAnsi="Aptos"/>
        </w:rPr>
        <w:t>License</w:t>
      </w:r>
      <w:r w:rsidRPr="007E7D46">
        <w:rPr>
          <w:rFonts w:ascii="Aptos" w:hAnsi="Aptos"/>
        </w:rPr>
        <w:t xml:space="preserve"> will be deemed a breach of this </w:t>
      </w:r>
      <w:r w:rsidR="00723BF1">
        <w:rPr>
          <w:rFonts w:ascii="Aptos" w:hAnsi="Aptos"/>
        </w:rPr>
        <w:t>License</w:t>
      </w:r>
      <w:r w:rsidRPr="007E7D46">
        <w:rPr>
          <w:rFonts w:ascii="Aptos" w:hAnsi="Aptos"/>
        </w:rPr>
        <w:t xml:space="preserve"> or create any liability, if the same will arise from any cause or causes beyond the control of the Operator, including, but not limited to, the following: acts of God; acts or omissions of any government; any rules, regulations or orders issued by any governmental authority or by any officer, department, agency or instrumentality thereof; fire; flood; storm; earthquake; accident; war; rebellion; insurrection; riot; and invasion. In the event the Summer Season is shortened or cancelled by any cause or causes beyond the control of the Operator, the Rent is </w:t>
      </w:r>
      <w:proofErr w:type="gramStart"/>
      <w:r w:rsidRPr="007E7D46">
        <w:rPr>
          <w:rFonts w:ascii="Aptos" w:hAnsi="Aptos"/>
        </w:rPr>
        <w:t>non-refundable</w:t>
      </w:r>
      <w:proofErr w:type="gramEnd"/>
      <w:r w:rsidRPr="007E7D46">
        <w:rPr>
          <w:rFonts w:ascii="Aptos" w:hAnsi="Aptos"/>
        </w:rPr>
        <w:t xml:space="preserve"> and no portion shall be rebated nor returned to the Renter.</w:t>
      </w:r>
    </w:p>
    <w:p w14:paraId="7D6BECE6" w14:textId="1A354AB0" w:rsidR="00997E29" w:rsidRPr="007E7D46" w:rsidRDefault="00997E29" w:rsidP="003F4562">
      <w:pPr>
        <w:pStyle w:val="Heading1"/>
      </w:pPr>
      <w:bookmarkStart w:id="84" w:name="_Toc192235871"/>
      <w:r w:rsidRPr="007E7D46">
        <w:t>ARTICLE 15</w:t>
      </w:r>
      <w:r w:rsidR="003F4562" w:rsidRPr="007E7D46">
        <w:t xml:space="preserve"> - </w:t>
      </w:r>
      <w:r w:rsidRPr="007E7D46">
        <w:t>MISCELLANEOUS</w:t>
      </w:r>
      <w:bookmarkEnd w:id="84"/>
    </w:p>
    <w:p w14:paraId="5FED2A1D" w14:textId="79ADA5A1" w:rsidR="00997E29" w:rsidRPr="007E7D46" w:rsidRDefault="00997E29" w:rsidP="003F4562">
      <w:pPr>
        <w:pStyle w:val="Heading2"/>
      </w:pPr>
      <w:bookmarkStart w:id="85" w:name="_Toc192235872"/>
      <w:r w:rsidRPr="007E7D46">
        <w:t>15.1</w:t>
      </w:r>
      <w:r w:rsidRPr="007E7D46">
        <w:tab/>
        <w:t xml:space="preserve">Acknowledgement of </w:t>
      </w:r>
      <w:r w:rsidR="00723BF1">
        <w:t>License</w:t>
      </w:r>
      <w:r w:rsidRPr="007E7D46">
        <w:t xml:space="preserve"> Terms</w:t>
      </w:r>
      <w:bookmarkEnd w:id="85"/>
    </w:p>
    <w:p w14:paraId="079A33EE" w14:textId="68BEDAFE" w:rsidR="00DE0C6D" w:rsidRPr="007E7D46" w:rsidRDefault="00997E29" w:rsidP="00997E29">
      <w:pPr>
        <w:pStyle w:val="BodyText"/>
        <w:ind w:firstLine="720"/>
        <w:rPr>
          <w:rFonts w:ascii="Aptos" w:hAnsi="Aptos"/>
        </w:rPr>
      </w:pPr>
      <w:r w:rsidRPr="007E7D46">
        <w:rPr>
          <w:rFonts w:ascii="Aptos" w:hAnsi="Aptos"/>
        </w:rPr>
        <w:t xml:space="preserve">The undersigned signature hereto and initials on each page </w:t>
      </w:r>
      <w:proofErr w:type="gramStart"/>
      <w:r w:rsidRPr="007E7D46">
        <w:rPr>
          <w:rFonts w:ascii="Aptos" w:hAnsi="Aptos"/>
        </w:rPr>
        <w:t>confirms</w:t>
      </w:r>
      <w:proofErr w:type="gramEnd"/>
      <w:r w:rsidRPr="007E7D46">
        <w:rPr>
          <w:rFonts w:ascii="Aptos" w:hAnsi="Aptos"/>
        </w:rPr>
        <w:t xml:space="preserve"> that he/she has read the </w:t>
      </w:r>
      <w:r w:rsidR="00723BF1">
        <w:rPr>
          <w:rFonts w:ascii="Aptos" w:hAnsi="Aptos"/>
        </w:rPr>
        <w:t>License</w:t>
      </w:r>
      <w:r w:rsidRPr="007E7D46">
        <w:rPr>
          <w:rFonts w:ascii="Aptos" w:hAnsi="Aptos"/>
        </w:rPr>
        <w:t xml:space="preserve">, and the undersigned acknowledges, agrees, covenants and undertakes to </w:t>
      </w:r>
      <w:proofErr w:type="gramStart"/>
      <w:r w:rsidRPr="007E7D46">
        <w:rPr>
          <w:rFonts w:ascii="Aptos" w:hAnsi="Aptos"/>
        </w:rPr>
        <w:t>comply with the same at all times</w:t>
      </w:r>
      <w:proofErr w:type="gramEnd"/>
      <w:r w:rsidRPr="007E7D46">
        <w:rPr>
          <w:rFonts w:ascii="Aptos" w:hAnsi="Aptos"/>
        </w:rPr>
        <w:t>.</w:t>
      </w:r>
    </w:p>
    <w:p w14:paraId="0449F3E2" w14:textId="5DB66B08" w:rsidR="00DE0C6D" w:rsidRPr="007E7D46" w:rsidRDefault="00997E29" w:rsidP="003F4562">
      <w:pPr>
        <w:pStyle w:val="Heading2"/>
      </w:pPr>
      <w:bookmarkStart w:id="86" w:name="_Toc192235873"/>
      <w:r w:rsidRPr="007E7D46">
        <w:t>15.2</w:t>
      </w:r>
      <w:r w:rsidRPr="007E7D46">
        <w:tab/>
        <w:t>Entire Agreement</w:t>
      </w:r>
      <w:bookmarkEnd w:id="86"/>
    </w:p>
    <w:p w14:paraId="1D64179E" w14:textId="5AF80E3A" w:rsidR="00997E29" w:rsidRPr="007E7D46" w:rsidRDefault="00997E29" w:rsidP="00997E29">
      <w:pPr>
        <w:pStyle w:val="BodyText"/>
        <w:ind w:firstLine="720"/>
        <w:rPr>
          <w:rFonts w:ascii="Aptos" w:hAnsi="Aptos"/>
        </w:rPr>
      </w:pPr>
      <w:r w:rsidRPr="007E7D46">
        <w:rPr>
          <w:rFonts w:ascii="Aptos" w:hAnsi="Aptos"/>
        </w:rPr>
        <w:t xml:space="preserve">This </w:t>
      </w:r>
      <w:r w:rsidR="00723BF1">
        <w:rPr>
          <w:rFonts w:ascii="Aptos" w:hAnsi="Aptos"/>
        </w:rPr>
        <w:t>License</w:t>
      </w:r>
      <w:r w:rsidRPr="007E7D46">
        <w:rPr>
          <w:rFonts w:ascii="Aptos" w:hAnsi="Aptos"/>
        </w:rPr>
        <w:t xml:space="preserve"> contains the entire agreement between the parties, so that they shall forever be prevented from asserting to the contrary that there is any additional condition, term, representation, warranty or collateral agreement other than as expressed herein. The </w:t>
      </w:r>
      <w:r w:rsidR="00723BF1">
        <w:rPr>
          <w:rFonts w:ascii="Aptos" w:hAnsi="Aptos"/>
        </w:rPr>
        <w:t>License</w:t>
      </w:r>
      <w:r w:rsidRPr="007E7D46">
        <w:rPr>
          <w:rFonts w:ascii="Aptos" w:hAnsi="Aptos"/>
        </w:rPr>
        <w:t xml:space="preserve"> may only be altered or amended when such changes are reduced in writing and signed by the parties. The parties hereto shall execute and deliver all such further documents and instruments and do all acts and things as may be reasonably required to carry out the full intent and meaning of this </w:t>
      </w:r>
      <w:r w:rsidR="00723BF1">
        <w:rPr>
          <w:rFonts w:ascii="Aptos" w:hAnsi="Aptos"/>
        </w:rPr>
        <w:t>License</w:t>
      </w:r>
      <w:r w:rsidRPr="007E7D46">
        <w:rPr>
          <w:rFonts w:ascii="Aptos" w:hAnsi="Aptos"/>
        </w:rPr>
        <w:t>.</w:t>
      </w:r>
    </w:p>
    <w:p w14:paraId="689F05A7" w14:textId="01ECCB11" w:rsidR="00997E29" w:rsidRPr="007E7D46" w:rsidRDefault="00997E29" w:rsidP="003F4562">
      <w:pPr>
        <w:pStyle w:val="Heading2"/>
      </w:pPr>
      <w:bookmarkStart w:id="87" w:name="_Toc192235874"/>
      <w:r w:rsidRPr="007E7D46">
        <w:t>15.3</w:t>
      </w:r>
      <w:r w:rsidRPr="007E7D46">
        <w:tab/>
        <w:t>Dispute Resolution</w:t>
      </w:r>
      <w:bookmarkEnd w:id="87"/>
    </w:p>
    <w:p w14:paraId="4A4653FD" w14:textId="1E08E0F4" w:rsidR="00977235" w:rsidRPr="007E7D46" w:rsidRDefault="00997E29" w:rsidP="00977235">
      <w:pPr>
        <w:pStyle w:val="BodyText"/>
        <w:ind w:firstLine="720"/>
        <w:rPr>
          <w:rFonts w:ascii="Aptos" w:hAnsi="Aptos"/>
        </w:rPr>
      </w:pPr>
      <w:r w:rsidRPr="006B7E11">
        <w:rPr>
          <w:rFonts w:ascii="Aptos" w:hAnsi="Aptos"/>
          <w:highlight w:val="red"/>
        </w:rPr>
        <w:t xml:space="preserve">Should there be a disagreement or dispute between the parties hereto with respect to this </w:t>
      </w:r>
      <w:r w:rsidR="00723BF1" w:rsidRPr="006B7E11">
        <w:rPr>
          <w:rFonts w:ascii="Aptos" w:hAnsi="Aptos"/>
          <w:highlight w:val="red"/>
        </w:rPr>
        <w:t>License</w:t>
      </w:r>
      <w:r w:rsidRPr="006B7E11">
        <w:rPr>
          <w:rFonts w:ascii="Aptos" w:hAnsi="Aptos"/>
          <w:highlight w:val="red"/>
        </w:rPr>
        <w:t xml:space="preserve"> or the interpretation of it, such disagreement or dispute shall be referred to and finally resolved by </w:t>
      </w:r>
      <w:r w:rsidR="00DE0FBB" w:rsidRPr="006B7E11">
        <w:rPr>
          <w:rFonts w:ascii="Aptos" w:hAnsi="Aptos"/>
          <w:highlight w:val="red"/>
        </w:rPr>
        <w:t xml:space="preserve">a single arbitrator </w:t>
      </w:r>
      <w:r w:rsidRPr="006B7E11">
        <w:rPr>
          <w:rFonts w:ascii="Aptos" w:hAnsi="Aptos"/>
          <w:highlight w:val="red"/>
        </w:rPr>
        <w:t xml:space="preserve">in accordance with the </w:t>
      </w:r>
      <w:r w:rsidR="00DE0FBB" w:rsidRPr="006B7E11">
        <w:rPr>
          <w:rFonts w:ascii="Aptos" w:hAnsi="Aptos"/>
          <w:i/>
          <w:iCs/>
          <w:highlight w:val="red"/>
        </w:rPr>
        <w:t>Arbitration Act</w:t>
      </w:r>
      <w:r w:rsidRPr="006B7E11">
        <w:rPr>
          <w:rFonts w:ascii="Aptos" w:hAnsi="Aptos"/>
          <w:highlight w:val="red"/>
        </w:rPr>
        <w:t xml:space="preserve"> </w:t>
      </w:r>
      <w:r w:rsidR="00DE0FBB" w:rsidRPr="006B7E11">
        <w:rPr>
          <w:rFonts w:ascii="Aptos" w:hAnsi="Aptos"/>
          <w:highlight w:val="red"/>
        </w:rPr>
        <w:t>(</w:t>
      </w:r>
      <w:r w:rsidRPr="006B7E11">
        <w:rPr>
          <w:rFonts w:ascii="Aptos" w:hAnsi="Aptos"/>
          <w:highlight w:val="red"/>
        </w:rPr>
        <w:t>Alberta</w:t>
      </w:r>
      <w:r w:rsidR="00DE0FBB" w:rsidRPr="006B7E11">
        <w:rPr>
          <w:rFonts w:ascii="Aptos" w:hAnsi="Aptos"/>
          <w:highlight w:val="red"/>
        </w:rPr>
        <w:t>)</w:t>
      </w:r>
      <w:r w:rsidRPr="006B7E11">
        <w:rPr>
          <w:rFonts w:ascii="Aptos" w:hAnsi="Aptos"/>
          <w:highlight w:val="red"/>
        </w:rPr>
        <w:t>.</w:t>
      </w:r>
    </w:p>
    <w:p w14:paraId="7DA72813" w14:textId="77777777" w:rsidR="00977235" w:rsidRPr="007E7D46" w:rsidRDefault="00977235" w:rsidP="00977235">
      <w:pPr>
        <w:pStyle w:val="BodyText"/>
        <w:ind w:firstLine="720"/>
        <w:rPr>
          <w:rFonts w:ascii="Aptos" w:hAnsi="Aptos"/>
        </w:rPr>
      </w:pPr>
    </w:p>
    <w:p w14:paraId="62FA9EB5" w14:textId="77777777" w:rsidR="00E109B8" w:rsidRPr="007E7D46" w:rsidRDefault="00E109B8" w:rsidP="00977235">
      <w:pPr>
        <w:pStyle w:val="BodyText"/>
        <w:ind w:firstLine="720"/>
        <w:rPr>
          <w:rFonts w:ascii="Aptos" w:hAnsi="Aptos"/>
        </w:rPr>
      </w:pPr>
    </w:p>
    <w:p w14:paraId="0AB9F17A" w14:textId="77777777" w:rsidR="00E109B8" w:rsidRPr="007E7D46" w:rsidRDefault="00E109B8" w:rsidP="00977235">
      <w:pPr>
        <w:pStyle w:val="BodyText"/>
        <w:ind w:firstLine="720"/>
        <w:rPr>
          <w:rFonts w:ascii="Aptos" w:hAnsi="Aptos"/>
        </w:rPr>
      </w:pPr>
    </w:p>
    <w:p w14:paraId="0F2F9C14" w14:textId="77777777" w:rsidR="00E109B8" w:rsidRPr="007E7D46" w:rsidRDefault="00E109B8" w:rsidP="00977235">
      <w:pPr>
        <w:pStyle w:val="BodyText"/>
        <w:ind w:firstLine="720"/>
        <w:rPr>
          <w:rFonts w:ascii="Aptos" w:hAnsi="Aptos"/>
        </w:rPr>
      </w:pPr>
    </w:p>
    <w:p w14:paraId="3DD8CE09" w14:textId="77777777" w:rsidR="00E109B8" w:rsidRPr="007E7D46" w:rsidRDefault="00E109B8" w:rsidP="00977235">
      <w:pPr>
        <w:pStyle w:val="BodyText"/>
        <w:ind w:firstLine="720"/>
        <w:rPr>
          <w:rFonts w:ascii="Aptos" w:hAnsi="Aptos"/>
        </w:rPr>
      </w:pPr>
    </w:p>
    <w:p w14:paraId="2CAB4179" w14:textId="4A3DE428" w:rsidR="00997E29" w:rsidRPr="007E7D46" w:rsidRDefault="00997E29" w:rsidP="00A67DA0">
      <w:pPr>
        <w:pStyle w:val="BodyText"/>
        <w:rPr>
          <w:rFonts w:ascii="Aptos" w:hAnsi="Aptos"/>
        </w:rPr>
      </w:pPr>
      <w:r w:rsidRPr="007E7D46">
        <w:rPr>
          <w:rFonts w:ascii="Aptos" w:hAnsi="Aptos"/>
        </w:rPr>
        <w:t>SIGNED and DATED, this _______________ day of ____________ 2025.</w:t>
      </w:r>
    </w:p>
    <w:p w14:paraId="55DB3F94" w14:textId="77777777" w:rsidR="00997E29" w:rsidRPr="007E7D46" w:rsidRDefault="00997E29" w:rsidP="00A67DA0">
      <w:pPr>
        <w:pStyle w:val="BodyText"/>
        <w:rPr>
          <w:rFonts w:ascii="Aptos" w:hAnsi="Apto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97E29" w:rsidRPr="007E7D46" w14:paraId="59B8D911" w14:textId="77777777" w:rsidTr="00CF1F70">
        <w:tc>
          <w:tcPr>
            <w:tcW w:w="4675" w:type="dxa"/>
          </w:tcPr>
          <w:p w14:paraId="0B928FF6" w14:textId="77777777" w:rsidR="00997E29" w:rsidRPr="007E7D46" w:rsidRDefault="00CF1F70" w:rsidP="00997E29">
            <w:pPr>
              <w:pStyle w:val="BodyText"/>
              <w:jc w:val="center"/>
              <w:rPr>
                <w:rFonts w:ascii="Aptos" w:hAnsi="Aptos"/>
              </w:rPr>
            </w:pPr>
            <w:r w:rsidRPr="007E7D46">
              <w:rPr>
                <w:rFonts w:ascii="Aptos" w:hAnsi="Aptos"/>
              </w:rPr>
              <w:t>____________________________________________</w:t>
            </w:r>
          </w:p>
          <w:p w14:paraId="2FBAB907" w14:textId="612A5047" w:rsidR="00CF1F70" w:rsidRPr="007E7D46" w:rsidRDefault="00CF1F70" w:rsidP="00CF1F70">
            <w:pPr>
              <w:pStyle w:val="BodyText"/>
              <w:spacing w:before="0"/>
              <w:jc w:val="center"/>
              <w:rPr>
                <w:rFonts w:ascii="Aptos" w:hAnsi="Aptos"/>
              </w:rPr>
            </w:pPr>
            <w:r w:rsidRPr="007E7D46">
              <w:rPr>
                <w:rFonts w:ascii="Aptos" w:hAnsi="Aptos"/>
              </w:rPr>
              <w:t>(SEBA HUB INC.)</w:t>
            </w:r>
          </w:p>
        </w:tc>
        <w:tc>
          <w:tcPr>
            <w:tcW w:w="4675" w:type="dxa"/>
          </w:tcPr>
          <w:p w14:paraId="6F15F5BC" w14:textId="77777777" w:rsidR="00CF1F70" w:rsidRPr="007E7D46" w:rsidRDefault="00CF1F70" w:rsidP="00CF1F70">
            <w:pPr>
              <w:pStyle w:val="BodyText"/>
              <w:jc w:val="center"/>
              <w:rPr>
                <w:rFonts w:ascii="Aptos" w:hAnsi="Aptos"/>
              </w:rPr>
            </w:pPr>
            <w:r w:rsidRPr="007E7D46">
              <w:rPr>
                <w:rFonts w:ascii="Aptos" w:hAnsi="Aptos"/>
              </w:rPr>
              <w:t>____________________________________________</w:t>
            </w:r>
          </w:p>
          <w:p w14:paraId="2959164A" w14:textId="38812F4C" w:rsidR="00997E29" w:rsidRPr="007E7D46" w:rsidRDefault="00CF1F70" w:rsidP="00CF1F70">
            <w:pPr>
              <w:pStyle w:val="BodyText"/>
              <w:spacing w:before="0"/>
              <w:jc w:val="center"/>
              <w:rPr>
                <w:rFonts w:ascii="Aptos" w:hAnsi="Aptos"/>
              </w:rPr>
            </w:pPr>
            <w:r w:rsidRPr="007E7D46">
              <w:rPr>
                <w:rFonts w:ascii="Aptos" w:hAnsi="Aptos"/>
              </w:rPr>
              <w:t>(Renter)</w:t>
            </w:r>
          </w:p>
        </w:tc>
      </w:tr>
      <w:tr w:rsidR="00CF1F70" w:rsidRPr="007E7D46" w14:paraId="68E1FEBA" w14:textId="77777777" w:rsidTr="00CF1F70">
        <w:tc>
          <w:tcPr>
            <w:tcW w:w="4675" w:type="dxa"/>
          </w:tcPr>
          <w:p w14:paraId="1133A06F" w14:textId="77777777" w:rsidR="00CF1F70" w:rsidRPr="007E7D46" w:rsidRDefault="00CF1F70" w:rsidP="00CF1F70">
            <w:pPr>
              <w:pStyle w:val="BodyText"/>
              <w:jc w:val="center"/>
              <w:rPr>
                <w:rFonts w:ascii="Aptos" w:hAnsi="Aptos"/>
              </w:rPr>
            </w:pPr>
            <w:r w:rsidRPr="007E7D46">
              <w:rPr>
                <w:rFonts w:ascii="Aptos" w:hAnsi="Aptos"/>
              </w:rPr>
              <w:t>____________________________________________</w:t>
            </w:r>
          </w:p>
          <w:p w14:paraId="4B7271E0" w14:textId="15203544" w:rsidR="00CF1F70" w:rsidRPr="007E7D46" w:rsidRDefault="00CF1F70" w:rsidP="00CF1F70">
            <w:pPr>
              <w:pStyle w:val="BodyText"/>
              <w:spacing w:before="0"/>
              <w:jc w:val="center"/>
              <w:rPr>
                <w:rFonts w:ascii="Aptos" w:hAnsi="Aptos"/>
              </w:rPr>
            </w:pPr>
            <w:r w:rsidRPr="007E7D46">
              <w:rPr>
                <w:rFonts w:ascii="Aptos" w:hAnsi="Aptos"/>
              </w:rPr>
              <w:t>(Witness)</w:t>
            </w:r>
          </w:p>
        </w:tc>
        <w:tc>
          <w:tcPr>
            <w:tcW w:w="4675" w:type="dxa"/>
          </w:tcPr>
          <w:p w14:paraId="200A0936" w14:textId="77777777" w:rsidR="00CF1F70" w:rsidRPr="007E7D46" w:rsidRDefault="00CF1F70" w:rsidP="00CF1F70">
            <w:pPr>
              <w:pStyle w:val="BodyText"/>
              <w:jc w:val="center"/>
              <w:rPr>
                <w:rFonts w:ascii="Aptos" w:hAnsi="Aptos"/>
              </w:rPr>
            </w:pPr>
            <w:r w:rsidRPr="007E7D46">
              <w:rPr>
                <w:rFonts w:ascii="Aptos" w:hAnsi="Aptos"/>
              </w:rPr>
              <w:t>____________________________________________</w:t>
            </w:r>
          </w:p>
          <w:p w14:paraId="00877D63" w14:textId="11289613" w:rsidR="00CF1F70" w:rsidRPr="007E7D46" w:rsidRDefault="00CF1F70" w:rsidP="00CF1F70">
            <w:pPr>
              <w:pStyle w:val="BodyText"/>
              <w:spacing w:before="0"/>
              <w:jc w:val="center"/>
              <w:rPr>
                <w:rFonts w:ascii="Aptos" w:hAnsi="Aptos"/>
              </w:rPr>
            </w:pPr>
            <w:r w:rsidRPr="007E7D46">
              <w:rPr>
                <w:rFonts w:ascii="Aptos" w:hAnsi="Aptos"/>
              </w:rPr>
              <w:t>(</w:t>
            </w:r>
            <w:r w:rsidR="004E3D16">
              <w:rPr>
                <w:rFonts w:ascii="Aptos" w:hAnsi="Aptos"/>
              </w:rPr>
              <w:t>Renter</w:t>
            </w:r>
            <w:r w:rsidRPr="007E7D46">
              <w:rPr>
                <w:rFonts w:ascii="Aptos" w:hAnsi="Aptos"/>
              </w:rPr>
              <w:t>)</w:t>
            </w:r>
          </w:p>
        </w:tc>
      </w:tr>
    </w:tbl>
    <w:p w14:paraId="34DF59C2" w14:textId="020772BB" w:rsidR="00997E29" w:rsidRPr="007E7D46" w:rsidRDefault="00997E29" w:rsidP="00A67DA0">
      <w:pPr>
        <w:pStyle w:val="BodyText"/>
        <w:rPr>
          <w:rFonts w:ascii="Aptos" w:hAnsi="Aptos"/>
        </w:rPr>
      </w:pPr>
    </w:p>
    <w:p w14:paraId="72C917CB" w14:textId="77777777" w:rsidR="00997E29" w:rsidRPr="007E7D46" w:rsidRDefault="00997E29" w:rsidP="00997E29">
      <w:pPr>
        <w:pStyle w:val="BodyText"/>
        <w:rPr>
          <w:rFonts w:ascii="Aptos" w:hAnsi="Aptos"/>
        </w:rPr>
      </w:pPr>
      <w:r w:rsidRPr="007E7D46">
        <w:rPr>
          <w:rFonts w:ascii="Aptos" w:hAnsi="Aptos"/>
        </w:rPr>
        <w:br w:type="page"/>
      </w:r>
    </w:p>
    <w:p w14:paraId="37E2BC3E" w14:textId="72C61507" w:rsidR="00967062" w:rsidRPr="001C5FD9" w:rsidRDefault="00967062" w:rsidP="00333C2B">
      <w:pPr>
        <w:pStyle w:val="BodyText"/>
        <w:jc w:val="center"/>
        <w:rPr>
          <w:rFonts w:ascii="Aptos" w:hAnsi="Aptos"/>
          <w:b/>
          <w:bCs/>
          <w:sz w:val="24"/>
          <w:szCs w:val="24"/>
        </w:rPr>
      </w:pPr>
      <w:r w:rsidRPr="001C5FD9">
        <w:rPr>
          <w:rFonts w:ascii="Aptos" w:hAnsi="Aptos"/>
          <w:b/>
          <w:bCs/>
          <w:sz w:val="24"/>
          <w:szCs w:val="24"/>
        </w:rPr>
        <w:lastRenderedPageBreak/>
        <w:t xml:space="preserve">SCHEDULE A – </w:t>
      </w:r>
      <w:r w:rsidR="00333C2B" w:rsidRPr="001C5FD9">
        <w:rPr>
          <w:rFonts w:ascii="Aptos" w:hAnsi="Aptos"/>
          <w:b/>
          <w:bCs/>
          <w:sz w:val="24"/>
          <w:szCs w:val="24"/>
        </w:rPr>
        <w:t>MAP</w:t>
      </w:r>
    </w:p>
    <w:p w14:paraId="267CD27C" w14:textId="2A32AE15" w:rsidR="00967062" w:rsidRPr="007E7D46" w:rsidRDefault="00967062" w:rsidP="00967062">
      <w:pPr>
        <w:pStyle w:val="BodyText"/>
        <w:rPr>
          <w:rFonts w:ascii="Aptos" w:hAnsi="Aptos"/>
        </w:rPr>
      </w:pPr>
      <w:r w:rsidRPr="007E7D46">
        <w:rPr>
          <w:rFonts w:ascii="Aptos" w:hAnsi="Aptos"/>
          <w:noProof/>
        </w:rPr>
        <w:drawing>
          <wp:inline distT="0" distB="0" distL="0" distR="0" wp14:anchorId="754D231C" wp14:editId="5BABAD1C">
            <wp:extent cx="7631851" cy="5897562"/>
            <wp:effectExtent l="0" t="9208" r="0" b="0"/>
            <wp:docPr id="1013015730" name="Picture 1" descr="A map of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5730" name="Picture 1" descr="A map of a par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rot="5400000">
                      <a:off x="0" y="0"/>
                      <a:ext cx="7656385" cy="5916521"/>
                    </a:xfrm>
                    <a:prstGeom prst="rect">
                      <a:avLst/>
                    </a:prstGeom>
                  </pic:spPr>
                </pic:pic>
              </a:graphicData>
            </a:graphic>
          </wp:inline>
        </w:drawing>
      </w:r>
    </w:p>
    <w:p w14:paraId="4DD42F97" w14:textId="77777777" w:rsidR="00967062" w:rsidRPr="007E7D46" w:rsidRDefault="00967062">
      <w:pPr>
        <w:spacing w:after="200" w:line="276" w:lineRule="auto"/>
        <w:rPr>
          <w:rFonts w:ascii="Aptos" w:hAnsi="Aptos"/>
          <w:sz w:val="22"/>
        </w:rPr>
      </w:pPr>
      <w:r w:rsidRPr="007E7D46">
        <w:rPr>
          <w:rFonts w:ascii="Aptos" w:hAnsi="Aptos"/>
        </w:rPr>
        <w:br w:type="page"/>
      </w:r>
    </w:p>
    <w:p w14:paraId="105C5E15" w14:textId="2A30DD5E" w:rsidR="00967062" w:rsidRPr="001C5FD9" w:rsidRDefault="00967062" w:rsidP="00333C2B">
      <w:pPr>
        <w:pStyle w:val="BodyText"/>
        <w:jc w:val="center"/>
        <w:rPr>
          <w:rFonts w:ascii="Aptos" w:hAnsi="Aptos"/>
          <w:b/>
          <w:bCs/>
          <w:sz w:val="24"/>
          <w:szCs w:val="24"/>
        </w:rPr>
      </w:pPr>
      <w:r w:rsidRPr="001C5FD9">
        <w:rPr>
          <w:rFonts w:ascii="Aptos" w:hAnsi="Aptos"/>
          <w:b/>
          <w:bCs/>
          <w:sz w:val="24"/>
          <w:szCs w:val="24"/>
        </w:rPr>
        <w:lastRenderedPageBreak/>
        <w:t>SCHEDULE B – L</w:t>
      </w:r>
      <w:r w:rsidR="00333C2B" w:rsidRPr="001C5FD9">
        <w:rPr>
          <w:rFonts w:ascii="Aptos" w:hAnsi="Aptos"/>
          <w:b/>
          <w:bCs/>
          <w:sz w:val="24"/>
          <w:szCs w:val="24"/>
        </w:rPr>
        <w:t>EGAL DESCRIPTION</w:t>
      </w:r>
    </w:p>
    <w:p w14:paraId="1448DD00" w14:textId="343D7D25" w:rsidR="00333C2B" w:rsidRPr="007E7D46" w:rsidRDefault="00333C2B" w:rsidP="00967062">
      <w:pPr>
        <w:pStyle w:val="BodyText"/>
        <w:rPr>
          <w:rFonts w:ascii="Aptos" w:hAnsi="Aptos"/>
          <w:b/>
          <w:bCs/>
        </w:rPr>
      </w:pPr>
      <w:r w:rsidRPr="007E7D46">
        <w:rPr>
          <w:rFonts w:ascii="Aptos" w:hAnsi="Aptos"/>
          <w:b/>
          <w:bCs/>
        </w:rPr>
        <w:t>Legal Description of the Land:</w:t>
      </w:r>
    </w:p>
    <w:p w14:paraId="7F49D741" w14:textId="35F6D58D" w:rsidR="00333C2B" w:rsidRPr="007E7D46" w:rsidRDefault="00333C2B" w:rsidP="00333C2B">
      <w:pPr>
        <w:pStyle w:val="BodyText"/>
        <w:rPr>
          <w:rFonts w:ascii="Aptos" w:hAnsi="Aptos"/>
        </w:rPr>
      </w:pPr>
      <w:r w:rsidRPr="007E7D46">
        <w:rPr>
          <w:rFonts w:ascii="Aptos" w:hAnsi="Aptos"/>
        </w:rPr>
        <w:t xml:space="preserve">THE MOST SOUTHERLY SIXTY (60) RODS THROUGHOUT OF THE </w:t>
      </w:r>
      <w:proofErr w:type="gramStart"/>
      <w:r w:rsidRPr="007E7D46">
        <w:rPr>
          <w:rFonts w:ascii="Aptos" w:hAnsi="Aptos"/>
        </w:rPr>
        <w:t>NORTH EAST</w:t>
      </w:r>
      <w:proofErr w:type="gramEnd"/>
      <w:r w:rsidRPr="007E7D46">
        <w:rPr>
          <w:rFonts w:ascii="Aptos" w:hAnsi="Aptos"/>
        </w:rPr>
        <w:t xml:space="preserve"> QUARTER OF SECTION TWELVE (12) TOWNSHIP FIFTY THREE (53) RANGE SIX (6) WEST OF THE FIFTH MERIDIAN, CONTAINING 24.3 HECTARES (60 ACRES), MORE OR LESS</w:t>
      </w:r>
    </w:p>
    <w:p w14:paraId="4ED3C269" w14:textId="77777777" w:rsidR="00333C2B" w:rsidRPr="007E7D46" w:rsidRDefault="00333C2B" w:rsidP="00333C2B">
      <w:pPr>
        <w:pStyle w:val="BodyText"/>
        <w:rPr>
          <w:rFonts w:ascii="Aptos" w:hAnsi="Aptos"/>
        </w:rPr>
      </w:pPr>
      <w:r w:rsidRPr="007E7D46">
        <w:rPr>
          <w:rFonts w:ascii="Aptos" w:hAnsi="Aptos"/>
        </w:rPr>
        <w:t>EXCEPTING THEREOUT:</w:t>
      </w:r>
    </w:p>
    <w:p w14:paraId="2CD62244" w14:textId="77777777" w:rsidR="00333C2B" w:rsidRPr="007E7D46" w:rsidRDefault="00333C2B" w:rsidP="00333C2B">
      <w:pPr>
        <w:pStyle w:val="BodyText"/>
        <w:rPr>
          <w:rFonts w:ascii="Aptos" w:hAnsi="Aptos"/>
        </w:rPr>
      </w:pPr>
      <w:r w:rsidRPr="007E7D46">
        <w:rPr>
          <w:rFonts w:ascii="Aptos" w:hAnsi="Aptos"/>
        </w:rPr>
        <w:t>0.615 HECTARES (1.52 ACRES) MORE OR LESS, AS SHOWN ON ROAD PLAN 1240PX</w:t>
      </w:r>
    </w:p>
    <w:p w14:paraId="7190ED9F" w14:textId="2DED68AA" w:rsidR="00333C2B" w:rsidRPr="007E7D46" w:rsidRDefault="00333C2B" w:rsidP="00333C2B">
      <w:pPr>
        <w:pStyle w:val="BodyText"/>
        <w:rPr>
          <w:rFonts w:ascii="Aptos" w:hAnsi="Aptos"/>
        </w:rPr>
      </w:pPr>
      <w:r w:rsidRPr="007E7D46">
        <w:rPr>
          <w:rFonts w:ascii="Aptos" w:hAnsi="Aptos"/>
        </w:rPr>
        <w:t>EXCEPTING THEREOUT ALL MINES AND MINERALS</w:t>
      </w:r>
    </w:p>
    <w:p w14:paraId="0CAF6BA5" w14:textId="77777777" w:rsidR="00967062" w:rsidRPr="007E7D46" w:rsidRDefault="00967062">
      <w:pPr>
        <w:spacing w:after="200" w:line="276" w:lineRule="auto"/>
        <w:rPr>
          <w:rFonts w:ascii="Aptos" w:hAnsi="Aptos"/>
          <w:sz w:val="22"/>
        </w:rPr>
      </w:pPr>
      <w:r w:rsidRPr="007E7D46">
        <w:rPr>
          <w:rFonts w:ascii="Aptos" w:hAnsi="Aptos"/>
        </w:rPr>
        <w:br w:type="page"/>
      </w:r>
    </w:p>
    <w:p w14:paraId="42921103" w14:textId="2F183E1B" w:rsidR="00967062" w:rsidRPr="001C5FD9" w:rsidRDefault="00967062" w:rsidP="003E4C38">
      <w:pPr>
        <w:pStyle w:val="BodyText"/>
        <w:jc w:val="center"/>
        <w:rPr>
          <w:rFonts w:ascii="Aptos" w:hAnsi="Aptos"/>
          <w:sz w:val="24"/>
          <w:szCs w:val="24"/>
        </w:rPr>
      </w:pPr>
      <w:r w:rsidRPr="001C5FD9">
        <w:rPr>
          <w:rFonts w:ascii="Aptos" w:hAnsi="Aptos"/>
          <w:b/>
          <w:bCs/>
          <w:sz w:val="24"/>
          <w:szCs w:val="24"/>
        </w:rPr>
        <w:lastRenderedPageBreak/>
        <w:t xml:space="preserve">SCHEDULE C – </w:t>
      </w:r>
      <w:r w:rsidR="003E4C38" w:rsidRPr="001C5FD9">
        <w:rPr>
          <w:rFonts w:ascii="Aptos" w:hAnsi="Aptos"/>
          <w:b/>
          <w:bCs/>
          <w:sz w:val="24"/>
          <w:szCs w:val="24"/>
        </w:rPr>
        <w:t>VEHICLE REGISTRATION FORM</w:t>
      </w:r>
    </w:p>
    <w:p w14:paraId="141590FB" w14:textId="3623B410" w:rsidR="003E4C38" w:rsidRPr="007E7D46" w:rsidRDefault="006C52BF" w:rsidP="003E4C38">
      <w:pPr>
        <w:pStyle w:val="BodyText"/>
        <w:jc w:val="left"/>
        <w:rPr>
          <w:rFonts w:ascii="Aptos" w:hAnsi="Aptos"/>
        </w:rPr>
      </w:pPr>
      <w:r w:rsidRPr="007E7D46">
        <w:rPr>
          <w:rFonts w:ascii="Aptos" w:hAnsi="Aptos"/>
          <w:b/>
          <w:bCs/>
        </w:rPr>
        <w:t xml:space="preserve">Recreational Trailer </w:t>
      </w:r>
      <w:r w:rsidRPr="007E7D46">
        <w:rPr>
          <w:rFonts w:ascii="Aptos" w:hAnsi="Aptos"/>
        </w:rPr>
        <w:t>(Trailer, Motorhome, Camper, etc.)</w:t>
      </w:r>
    </w:p>
    <w:p w14:paraId="29C3A3F9" w14:textId="77777777" w:rsidR="006C52BF" w:rsidRPr="007E7D46" w:rsidRDefault="006C52BF" w:rsidP="003E4C38">
      <w:pPr>
        <w:pStyle w:val="BodyText"/>
        <w:jc w:val="left"/>
        <w:rPr>
          <w:rFonts w:ascii="Aptos" w:hAnsi="Aptos"/>
        </w:rPr>
      </w:pPr>
      <w:r w:rsidRPr="007E7D46">
        <w:rPr>
          <w:rFonts w:ascii="Aptos" w:hAnsi="Aptos"/>
        </w:rPr>
        <w:t xml:space="preserve">Make: </w:t>
      </w:r>
    </w:p>
    <w:p w14:paraId="2ED97F16" w14:textId="734B6E3F"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14CE4182" w14:textId="2FD15DE0" w:rsidR="006C52BF" w:rsidRPr="007E7D46" w:rsidRDefault="006C52BF" w:rsidP="003E4C38">
      <w:pPr>
        <w:pStyle w:val="BodyText"/>
        <w:jc w:val="left"/>
        <w:rPr>
          <w:rFonts w:ascii="Aptos" w:hAnsi="Aptos"/>
        </w:rPr>
      </w:pPr>
      <w:r w:rsidRPr="007E7D46">
        <w:rPr>
          <w:rFonts w:ascii="Aptos" w:hAnsi="Aptos"/>
        </w:rPr>
        <w:t>Model: ____________________________________________________________________________________________</w:t>
      </w:r>
    </w:p>
    <w:p w14:paraId="44DB99A7" w14:textId="376F4B23" w:rsidR="006C52BF" w:rsidRPr="007E7D46" w:rsidRDefault="006C52BF" w:rsidP="003E4C38">
      <w:pPr>
        <w:pStyle w:val="BodyText"/>
        <w:jc w:val="left"/>
        <w:rPr>
          <w:rFonts w:ascii="Aptos" w:hAnsi="Aptos"/>
        </w:rPr>
      </w:pPr>
      <w:r w:rsidRPr="007E7D46">
        <w:rPr>
          <w:rFonts w:ascii="Aptos" w:hAnsi="Aptos"/>
        </w:rPr>
        <w:t>Serial Number:</w:t>
      </w:r>
    </w:p>
    <w:p w14:paraId="443F88B1" w14:textId="0E0B1EF0"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1A92FF54" w14:textId="099F12D5" w:rsidR="006C52BF" w:rsidRPr="007E7D46" w:rsidRDefault="006C52BF" w:rsidP="003E4C38">
      <w:pPr>
        <w:pStyle w:val="BodyText"/>
        <w:jc w:val="left"/>
        <w:rPr>
          <w:rFonts w:ascii="Aptos" w:hAnsi="Aptos"/>
        </w:rPr>
      </w:pPr>
      <w:r w:rsidRPr="007E7D46">
        <w:rPr>
          <w:rFonts w:ascii="Aptos" w:hAnsi="Aptos"/>
        </w:rPr>
        <w:t>Insurance Provider:</w:t>
      </w:r>
    </w:p>
    <w:p w14:paraId="05009701" w14:textId="5BAE9861"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2EDB37EA" w14:textId="1CD74166" w:rsidR="006C52BF" w:rsidRPr="007E7D46" w:rsidRDefault="006C52BF" w:rsidP="003E4C38">
      <w:pPr>
        <w:pStyle w:val="BodyText"/>
        <w:jc w:val="left"/>
        <w:rPr>
          <w:rFonts w:ascii="Aptos" w:hAnsi="Aptos"/>
        </w:rPr>
      </w:pPr>
      <w:r w:rsidRPr="007E7D46">
        <w:rPr>
          <w:rFonts w:ascii="Aptos" w:hAnsi="Aptos"/>
        </w:rPr>
        <w:t>Insurance Policy:</w:t>
      </w:r>
    </w:p>
    <w:p w14:paraId="2F5E9248" w14:textId="5418AE1C" w:rsidR="006C52BF" w:rsidRPr="007E7D46" w:rsidRDefault="006C52BF" w:rsidP="003E4C38">
      <w:pPr>
        <w:pStyle w:val="BodyText"/>
        <w:jc w:val="left"/>
        <w:rPr>
          <w:rFonts w:ascii="Aptos" w:hAnsi="Aptos"/>
        </w:rPr>
      </w:pPr>
      <w:r w:rsidRPr="007E7D46">
        <w:rPr>
          <w:rFonts w:ascii="Aptos" w:hAnsi="Aptos"/>
        </w:rPr>
        <w:t>____________________________________________________________________________________________</w:t>
      </w:r>
    </w:p>
    <w:p w14:paraId="1926EFEB" w14:textId="37C07C1A" w:rsidR="006C52BF" w:rsidRPr="007E7D46" w:rsidRDefault="006C52BF" w:rsidP="003E4C38">
      <w:pPr>
        <w:pStyle w:val="BodyText"/>
        <w:jc w:val="left"/>
        <w:rPr>
          <w:rFonts w:ascii="Aptos" w:hAnsi="Aptos"/>
        </w:rPr>
      </w:pPr>
      <w:r w:rsidRPr="007E7D46">
        <w:rPr>
          <w:rFonts w:ascii="Aptos" w:hAnsi="Aptos"/>
          <w:b/>
          <w:bCs/>
        </w:rPr>
        <w:t xml:space="preserve">Recreational Vehicle(s) </w:t>
      </w:r>
      <w:r w:rsidRPr="007E7D46">
        <w:rPr>
          <w:rFonts w:ascii="Aptos" w:hAnsi="Aptos"/>
        </w:rPr>
        <w:t>(Truck, Car, Van, SUV, Motorcycle, ATV, Golf Cart etc.)</w:t>
      </w:r>
    </w:p>
    <w:p w14:paraId="5A2D039A" w14:textId="77777777" w:rsidR="006C52BF" w:rsidRPr="007E7D46" w:rsidRDefault="006C52BF" w:rsidP="006C52BF">
      <w:pPr>
        <w:pStyle w:val="BodyText"/>
        <w:jc w:val="left"/>
        <w:rPr>
          <w:rFonts w:ascii="Aptos" w:hAnsi="Aptos"/>
        </w:rPr>
      </w:pPr>
      <w:r w:rsidRPr="007E7D46">
        <w:rPr>
          <w:rFonts w:ascii="Aptos" w:hAnsi="Aptos"/>
        </w:rPr>
        <w:t xml:space="preserve">Make: </w:t>
      </w:r>
    </w:p>
    <w:p w14:paraId="0BF01F9D" w14:textId="51DC3F17"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15F97665" w14:textId="096D23CF" w:rsidR="006C52BF" w:rsidRPr="007E7D46" w:rsidRDefault="006C52BF" w:rsidP="006C52BF">
      <w:pPr>
        <w:pStyle w:val="BodyText"/>
        <w:jc w:val="left"/>
        <w:rPr>
          <w:rFonts w:ascii="Aptos" w:hAnsi="Aptos"/>
        </w:rPr>
      </w:pPr>
      <w:r w:rsidRPr="007E7D46">
        <w:rPr>
          <w:rFonts w:ascii="Aptos" w:hAnsi="Aptos"/>
        </w:rPr>
        <w:t>Model: ____________________________________________________________________________________________</w:t>
      </w:r>
    </w:p>
    <w:p w14:paraId="1E3FC88D" w14:textId="77777777" w:rsidR="006C52BF" w:rsidRPr="007E7D46" w:rsidRDefault="006C52BF" w:rsidP="006C52BF">
      <w:pPr>
        <w:pStyle w:val="BodyText"/>
        <w:jc w:val="left"/>
        <w:rPr>
          <w:rFonts w:ascii="Aptos" w:hAnsi="Aptos"/>
        </w:rPr>
      </w:pPr>
      <w:r w:rsidRPr="007E7D46">
        <w:rPr>
          <w:rFonts w:ascii="Aptos" w:hAnsi="Aptos"/>
        </w:rPr>
        <w:t>Serial Number:</w:t>
      </w:r>
    </w:p>
    <w:p w14:paraId="0FFD841F" w14:textId="3B03767E"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0BC243E6" w14:textId="77777777" w:rsidR="006C52BF" w:rsidRPr="007E7D46" w:rsidRDefault="006C52BF" w:rsidP="006C52BF">
      <w:pPr>
        <w:pStyle w:val="BodyText"/>
        <w:jc w:val="left"/>
        <w:rPr>
          <w:rFonts w:ascii="Aptos" w:hAnsi="Aptos"/>
        </w:rPr>
      </w:pPr>
      <w:r w:rsidRPr="007E7D46">
        <w:rPr>
          <w:rFonts w:ascii="Aptos" w:hAnsi="Aptos"/>
        </w:rPr>
        <w:t>Insurance Provider:</w:t>
      </w:r>
    </w:p>
    <w:p w14:paraId="36B38F98" w14:textId="0EE5A5C1"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2198872C" w14:textId="77777777" w:rsidR="006C52BF" w:rsidRPr="007E7D46" w:rsidRDefault="006C52BF" w:rsidP="006C52BF">
      <w:pPr>
        <w:pStyle w:val="BodyText"/>
        <w:jc w:val="left"/>
        <w:rPr>
          <w:rFonts w:ascii="Aptos" w:hAnsi="Aptos"/>
        </w:rPr>
      </w:pPr>
      <w:r w:rsidRPr="007E7D46">
        <w:rPr>
          <w:rFonts w:ascii="Aptos" w:hAnsi="Aptos"/>
        </w:rPr>
        <w:t>Insurance Policy:</w:t>
      </w:r>
    </w:p>
    <w:p w14:paraId="747224CF" w14:textId="1B1498C2" w:rsidR="006C52BF" w:rsidRPr="007E7D46" w:rsidRDefault="006C52BF" w:rsidP="006C52BF">
      <w:pPr>
        <w:pStyle w:val="BodyText"/>
        <w:jc w:val="left"/>
        <w:rPr>
          <w:rFonts w:ascii="Aptos" w:hAnsi="Aptos"/>
        </w:rPr>
      </w:pPr>
      <w:r w:rsidRPr="007E7D46">
        <w:rPr>
          <w:rFonts w:ascii="Aptos" w:hAnsi="Aptos"/>
        </w:rPr>
        <w:t>____________________________________________________________________________________________</w:t>
      </w:r>
    </w:p>
    <w:p w14:paraId="51C5E03E" w14:textId="77777777" w:rsidR="00967062" w:rsidRPr="007E7D46" w:rsidRDefault="00967062">
      <w:pPr>
        <w:spacing w:after="200" w:line="276" w:lineRule="auto"/>
        <w:rPr>
          <w:rFonts w:ascii="Aptos" w:hAnsi="Aptos"/>
          <w:sz w:val="22"/>
        </w:rPr>
      </w:pPr>
      <w:r w:rsidRPr="007E7D46">
        <w:rPr>
          <w:rFonts w:ascii="Aptos" w:hAnsi="Aptos"/>
        </w:rPr>
        <w:br w:type="page"/>
      </w:r>
    </w:p>
    <w:p w14:paraId="67314216" w14:textId="2B29101F" w:rsidR="005C28F7" w:rsidRPr="00DE0FBB" w:rsidRDefault="00967062" w:rsidP="00DE0FBB">
      <w:pPr>
        <w:pStyle w:val="BodyText"/>
        <w:jc w:val="center"/>
        <w:rPr>
          <w:rFonts w:ascii="Aptos" w:hAnsi="Aptos"/>
          <w:b/>
          <w:bCs/>
          <w:sz w:val="24"/>
          <w:szCs w:val="24"/>
        </w:rPr>
      </w:pPr>
      <w:r w:rsidRPr="001C5FD9">
        <w:rPr>
          <w:rFonts w:ascii="Aptos" w:hAnsi="Aptos"/>
          <w:b/>
          <w:bCs/>
          <w:sz w:val="24"/>
          <w:szCs w:val="24"/>
        </w:rPr>
        <w:lastRenderedPageBreak/>
        <w:t xml:space="preserve">SCHEDULE D – </w:t>
      </w:r>
      <w:r w:rsidR="006C52BF" w:rsidRPr="001C5FD9">
        <w:rPr>
          <w:rFonts w:ascii="Aptos" w:hAnsi="Aptos"/>
          <w:b/>
          <w:bCs/>
          <w:sz w:val="24"/>
          <w:szCs w:val="24"/>
        </w:rPr>
        <w:t>RULES AND REGULATIONS</w:t>
      </w:r>
    </w:p>
    <w:p w14:paraId="7D3AB073" w14:textId="1F0CFD28" w:rsidR="00E509C9" w:rsidRPr="007E7D46" w:rsidRDefault="00E509C9" w:rsidP="00E509C9">
      <w:pPr>
        <w:pStyle w:val="BodyText"/>
        <w:rPr>
          <w:rFonts w:ascii="Aptos" w:hAnsi="Aptos"/>
        </w:rPr>
      </w:pPr>
      <w:r w:rsidRPr="007E7D46">
        <w:rPr>
          <w:rFonts w:ascii="Aptos" w:hAnsi="Aptos"/>
        </w:rPr>
        <w:t xml:space="preserve">The following rules and regulations may be amended from time to time. Breach of any rule or regulation amounts to a substantial breach of the </w:t>
      </w:r>
      <w:proofErr w:type="gramStart"/>
      <w:r w:rsidR="00723BF1">
        <w:rPr>
          <w:rFonts w:ascii="Aptos" w:hAnsi="Aptos"/>
        </w:rPr>
        <w:t>License</w:t>
      </w:r>
      <w:r w:rsidRPr="007E7D46">
        <w:rPr>
          <w:rFonts w:ascii="Aptos" w:hAnsi="Aptos"/>
        </w:rPr>
        <w:t>, and</w:t>
      </w:r>
      <w:proofErr w:type="gramEnd"/>
      <w:r w:rsidRPr="007E7D46">
        <w:rPr>
          <w:rFonts w:ascii="Aptos" w:hAnsi="Aptos"/>
        </w:rPr>
        <w:t xml:space="preserve"> may result in the immediate termination of the </w:t>
      </w:r>
      <w:r w:rsidR="00723BF1">
        <w:rPr>
          <w:rFonts w:ascii="Aptos" w:hAnsi="Aptos"/>
        </w:rPr>
        <w:t>License</w:t>
      </w:r>
      <w:r w:rsidRPr="007E7D46">
        <w:rPr>
          <w:rFonts w:ascii="Aptos" w:hAnsi="Aptos"/>
        </w:rPr>
        <w:t>, and the immediate eviction from the Land.</w:t>
      </w:r>
    </w:p>
    <w:p w14:paraId="68D74F39" w14:textId="22505A20" w:rsidR="00E509C9" w:rsidRPr="007E7D46" w:rsidRDefault="00E509C9" w:rsidP="005C28F7">
      <w:pPr>
        <w:pStyle w:val="BodyText"/>
        <w:numPr>
          <w:ilvl w:val="0"/>
          <w:numId w:val="25"/>
        </w:numPr>
        <w:rPr>
          <w:rFonts w:ascii="Aptos" w:hAnsi="Aptos"/>
        </w:rPr>
      </w:pPr>
      <w:r w:rsidRPr="007E7D46">
        <w:rPr>
          <w:rFonts w:ascii="Aptos" w:hAnsi="Aptos"/>
        </w:rPr>
        <w:t xml:space="preserve">There shall be a </w:t>
      </w:r>
      <w:r w:rsidR="001C5FD9">
        <w:rPr>
          <w:rFonts w:ascii="Aptos" w:hAnsi="Aptos"/>
        </w:rPr>
        <w:t>restriction</w:t>
      </w:r>
      <w:r w:rsidRPr="007E7D46">
        <w:rPr>
          <w:rFonts w:ascii="Aptos" w:hAnsi="Aptos"/>
        </w:rPr>
        <w:t xml:space="preserve"> on noise between the hours of 11:00 p.m. to 8:00 a.m. from Sunday to Thursday and from 12:00 midnight to 8:00 a.m. on Friday and Saturday; the Renter shall make every effort at all times to minimize noise, including restricting use of any and all musical, radio, television, or other like device at the Campsite or on the </w:t>
      </w:r>
      <w:r w:rsidR="005900B6" w:rsidRPr="007E7D46">
        <w:rPr>
          <w:rFonts w:ascii="Aptos" w:hAnsi="Aptos"/>
        </w:rPr>
        <w:t>Campground</w:t>
      </w:r>
      <w:r w:rsidRPr="007E7D46">
        <w:rPr>
          <w:rFonts w:ascii="Aptos" w:hAnsi="Aptos"/>
        </w:rPr>
        <w:t xml:space="preserve"> and Land</w:t>
      </w:r>
      <w:r w:rsidR="001C5FD9">
        <w:rPr>
          <w:rFonts w:ascii="Aptos" w:hAnsi="Aptos"/>
        </w:rPr>
        <w:t xml:space="preserve"> (the “Curfew”)</w:t>
      </w:r>
      <w:r w:rsidRPr="007E7D46">
        <w:rPr>
          <w:rFonts w:ascii="Aptos" w:hAnsi="Aptos"/>
        </w:rPr>
        <w:t xml:space="preserve">. No large parties, loud music or offensive partying noise of any kind shall be permitted on the Campsite, </w:t>
      </w:r>
      <w:r w:rsidR="005900B6" w:rsidRPr="007E7D46">
        <w:rPr>
          <w:rFonts w:ascii="Aptos" w:hAnsi="Aptos"/>
        </w:rPr>
        <w:t>Campground</w:t>
      </w:r>
      <w:r w:rsidRPr="007E7D46">
        <w:rPr>
          <w:rFonts w:ascii="Aptos" w:hAnsi="Aptos"/>
        </w:rPr>
        <w:t xml:space="preserve"> and the Land at any time during the Curfew hours. </w:t>
      </w:r>
      <w:proofErr w:type="gramStart"/>
      <w:r w:rsidRPr="007E7D46">
        <w:rPr>
          <w:rFonts w:ascii="Aptos" w:hAnsi="Aptos"/>
        </w:rPr>
        <w:t>Any and all</w:t>
      </w:r>
      <w:proofErr w:type="gramEnd"/>
      <w:r w:rsidRPr="007E7D46">
        <w:rPr>
          <w:rFonts w:ascii="Aptos" w:hAnsi="Aptos"/>
        </w:rPr>
        <w:t xml:space="preserve"> noise complaints will be adjudicated by the Operator, and the Renter will abide by any and all decisions of the Operator, at the Operator's sole and arbitrary discretion.</w:t>
      </w:r>
    </w:p>
    <w:p w14:paraId="5786775D" w14:textId="01EDC6D8" w:rsidR="00E509C9" w:rsidRPr="007E7D46" w:rsidRDefault="00E509C9" w:rsidP="005C28F7">
      <w:pPr>
        <w:pStyle w:val="BodyText"/>
        <w:numPr>
          <w:ilvl w:val="0"/>
          <w:numId w:val="25"/>
        </w:numPr>
        <w:rPr>
          <w:rFonts w:ascii="Aptos" w:hAnsi="Aptos"/>
        </w:rPr>
      </w:pPr>
      <w:r w:rsidRPr="007E7D46">
        <w:rPr>
          <w:rFonts w:ascii="Aptos" w:hAnsi="Aptos"/>
        </w:rPr>
        <w:t xml:space="preserve">All minors on the Land shall </w:t>
      </w:r>
      <w:proofErr w:type="gramStart"/>
      <w:r w:rsidRPr="007E7D46">
        <w:rPr>
          <w:rFonts w:ascii="Aptos" w:hAnsi="Aptos"/>
        </w:rPr>
        <w:t>be under adult supervision at all times</w:t>
      </w:r>
      <w:proofErr w:type="gramEnd"/>
      <w:r w:rsidRPr="007E7D46">
        <w:rPr>
          <w:rFonts w:ascii="Aptos" w:hAnsi="Aptos"/>
        </w:rPr>
        <w:t xml:space="preserve">. The Renter assumes all liability for any minor brought to the Campsite, </w:t>
      </w:r>
      <w:r w:rsidR="005900B6" w:rsidRPr="007E7D46">
        <w:rPr>
          <w:rFonts w:ascii="Aptos" w:hAnsi="Aptos"/>
        </w:rPr>
        <w:t>Campground</w:t>
      </w:r>
      <w:r w:rsidRPr="007E7D46">
        <w:rPr>
          <w:rFonts w:ascii="Aptos" w:hAnsi="Aptos"/>
        </w:rPr>
        <w:t xml:space="preserve"> and Land by the Renter, either directly or indirectly, and the Renter will save harmless and indemnify the Operator from </w:t>
      </w:r>
      <w:proofErr w:type="gramStart"/>
      <w:r w:rsidRPr="007E7D46">
        <w:rPr>
          <w:rFonts w:ascii="Aptos" w:hAnsi="Aptos"/>
        </w:rPr>
        <w:t>any and all</w:t>
      </w:r>
      <w:proofErr w:type="gramEnd"/>
      <w:r w:rsidRPr="007E7D46">
        <w:rPr>
          <w:rFonts w:ascii="Aptos" w:hAnsi="Aptos"/>
        </w:rPr>
        <w:t xml:space="preserve"> liability incurred by the use of the Campsite, </w:t>
      </w:r>
      <w:r w:rsidR="005900B6" w:rsidRPr="007E7D46">
        <w:rPr>
          <w:rFonts w:ascii="Aptos" w:hAnsi="Aptos"/>
        </w:rPr>
        <w:t>Campground</w:t>
      </w:r>
      <w:r w:rsidRPr="007E7D46">
        <w:rPr>
          <w:rFonts w:ascii="Aptos" w:hAnsi="Aptos"/>
        </w:rPr>
        <w:t xml:space="preserve"> and/or the Land by the minor, including any damages for injury or death.</w:t>
      </w:r>
    </w:p>
    <w:p w14:paraId="385D3AAE" w14:textId="7530EA5C" w:rsidR="00E509C9" w:rsidRPr="007E7D46" w:rsidRDefault="00E509C9" w:rsidP="005C28F7">
      <w:pPr>
        <w:pStyle w:val="BodyText"/>
        <w:numPr>
          <w:ilvl w:val="0"/>
          <w:numId w:val="25"/>
        </w:numPr>
        <w:rPr>
          <w:rFonts w:ascii="Aptos" w:hAnsi="Aptos"/>
        </w:rPr>
      </w:pPr>
      <w:r w:rsidRPr="007E7D46">
        <w:rPr>
          <w:rFonts w:ascii="Aptos" w:hAnsi="Aptos"/>
        </w:rPr>
        <w:t xml:space="preserve">All use of playgrounds and other recreational areas at the </w:t>
      </w:r>
      <w:r w:rsidR="005900B6" w:rsidRPr="007E7D46">
        <w:rPr>
          <w:rFonts w:ascii="Aptos" w:hAnsi="Aptos"/>
        </w:rPr>
        <w:t>Campground</w:t>
      </w:r>
      <w:r w:rsidRPr="007E7D46">
        <w:rPr>
          <w:rFonts w:ascii="Aptos" w:hAnsi="Aptos"/>
        </w:rPr>
        <w:t xml:space="preserve"> or on the Land by minors must be accompanied by and </w:t>
      </w:r>
      <w:proofErr w:type="gramStart"/>
      <w:r w:rsidRPr="007E7D46">
        <w:rPr>
          <w:rFonts w:ascii="Aptos" w:hAnsi="Aptos"/>
        </w:rPr>
        <w:t>supervised by an adult at all times</w:t>
      </w:r>
      <w:proofErr w:type="gramEnd"/>
      <w:r w:rsidRPr="007E7D46">
        <w:rPr>
          <w:rFonts w:ascii="Aptos" w:hAnsi="Aptos"/>
        </w:rPr>
        <w:t xml:space="preserve">. The Renter assumes </w:t>
      </w:r>
      <w:proofErr w:type="gramStart"/>
      <w:r w:rsidRPr="007E7D46">
        <w:rPr>
          <w:rFonts w:ascii="Aptos" w:hAnsi="Aptos"/>
        </w:rPr>
        <w:t>any and all</w:t>
      </w:r>
      <w:proofErr w:type="gramEnd"/>
      <w:r w:rsidRPr="007E7D46">
        <w:rPr>
          <w:rFonts w:ascii="Aptos" w:hAnsi="Aptos"/>
        </w:rPr>
        <w:t xml:space="preserve"> liability for any use of playgrounds and other recreational areas (i.e. horseshoe pits, playgrounds, driving range, green spaces, cookhouses), and the Renter will save harmless and indemnify the Operator from any and all liability incurred by the use of the playgrounds and other recreational areas, including any damages for injury or death.</w:t>
      </w:r>
    </w:p>
    <w:p w14:paraId="1B4E3CEC" w14:textId="07B822D6" w:rsidR="00E509C9" w:rsidRPr="007E7D46" w:rsidRDefault="00E509C9" w:rsidP="005C28F7">
      <w:pPr>
        <w:pStyle w:val="BodyText"/>
        <w:numPr>
          <w:ilvl w:val="0"/>
          <w:numId w:val="25"/>
        </w:numPr>
        <w:rPr>
          <w:rFonts w:ascii="Aptos" w:hAnsi="Aptos"/>
        </w:rPr>
      </w:pPr>
      <w:r w:rsidRPr="007E7D46">
        <w:rPr>
          <w:rFonts w:ascii="Aptos" w:hAnsi="Aptos"/>
        </w:rPr>
        <w:t xml:space="preserve">The Renter is responsible for all guests, whether or not the guest was directly or indirectly invited to the Land by the Renter, and the Renter will be charged the daily rate for any Recreational Vehicle(s) brought to the Campsite, the </w:t>
      </w:r>
      <w:r w:rsidR="005900B6" w:rsidRPr="007E7D46">
        <w:rPr>
          <w:rFonts w:ascii="Aptos" w:hAnsi="Aptos"/>
        </w:rPr>
        <w:t>Campground</w:t>
      </w:r>
      <w:r w:rsidRPr="007E7D46">
        <w:rPr>
          <w:rFonts w:ascii="Aptos" w:hAnsi="Aptos"/>
        </w:rPr>
        <w:t xml:space="preserve"> or Land by the guest, regardless whether or not the Recreational Vehicle brought to the Land by the guest is on the Renter's Campsite. The Renter assumes all liability for any use of the Campsite, </w:t>
      </w:r>
      <w:r w:rsidR="005900B6" w:rsidRPr="007E7D46">
        <w:rPr>
          <w:rFonts w:ascii="Aptos" w:hAnsi="Aptos"/>
        </w:rPr>
        <w:t>Campground</w:t>
      </w:r>
      <w:r w:rsidRPr="007E7D46">
        <w:rPr>
          <w:rFonts w:ascii="Aptos" w:hAnsi="Aptos"/>
        </w:rPr>
        <w:t xml:space="preserve"> and the Land by their guest, and the Renter will save harmless and indemnify the Operator from </w:t>
      </w:r>
      <w:proofErr w:type="gramStart"/>
      <w:r w:rsidRPr="007E7D46">
        <w:rPr>
          <w:rFonts w:ascii="Aptos" w:hAnsi="Aptos"/>
        </w:rPr>
        <w:t>any and all</w:t>
      </w:r>
      <w:proofErr w:type="gramEnd"/>
      <w:r w:rsidRPr="007E7D46">
        <w:rPr>
          <w:rFonts w:ascii="Aptos" w:hAnsi="Aptos"/>
        </w:rPr>
        <w:t xml:space="preserve"> liability incurred by the use of the Campsite, </w:t>
      </w:r>
      <w:r w:rsidR="005900B6" w:rsidRPr="007E7D46">
        <w:rPr>
          <w:rFonts w:ascii="Aptos" w:hAnsi="Aptos"/>
        </w:rPr>
        <w:t>Campground</w:t>
      </w:r>
      <w:r w:rsidR="00E779D5" w:rsidRPr="007E7D46">
        <w:rPr>
          <w:rFonts w:ascii="Aptos" w:hAnsi="Aptos"/>
        </w:rPr>
        <w:t xml:space="preserve"> </w:t>
      </w:r>
      <w:r w:rsidRPr="007E7D46">
        <w:rPr>
          <w:rFonts w:ascii="Aptos" w:hAnsi="Aptos"/>
        </w:rPr>
        <w:t>and Land by their guest, including any damages for injury or death.</w:t>
      </w:r>
    </w:p>
    <w:p w14:paraId="00B61627" w14:textId="6C4C419C" w:rsidR="00E509C9" w:rsidRPr="007E7D46" w:rsidRDefault="00E509C9" w:rsidP="005C28F7">
      <w:pPr>
        <w:pStyle w:val="BodyText"/>
        <w:numPr>
          <w:ilvl w:val="0"/>
          <w:numId w:val="25"/>
        </w:numPr>
        <w:rPr>
          <w:rFonts w:ascii="Aptos" w:hAnsi="Aptos"/>
        </w:rPr>
      </w:pPr>
      <w:r w:rsidRPr="007E7D46">
        <w:rPr>
          <w:rFonts w:ascii="Aptos" w:hAnsi="Aptos"/>
        </w:rPr>
        <w:t xml:space="preserve">Any abuse, verbal, physical or otherwise, of the Operator or any person under the authority of the Operator, by any person on the Land, will result in the immediate eviction of that person from the Land and the immediate termination of this </w:t>
      </w:r>
      <w:r w:rsidR="00723BF1">
        <w:rPr>
          <w:rFonts w:ascii="Aptos" w:hAnsi="Aptos"/>
        </w:rPr>
        <w:t>License</w:t>
      </w:r>
      <w:r w:rsidRPr="007E7D46">
        <w:rPr>
          <w:rFonts w:ascii="Aptos" w:hAnsi="Aptos"/>
        </w:rPr>
        <w:t>.</w:t>
      </w:r>
    </w:p>
    <w:p w14:paraId="1B14F575" w14:textId="2BE9A118" w:rsidR="00E509C9" w:rsidRPr="007E7D46" w:rsidRDefault="00E509C9" w:rsidP="005C28F7">
      <w:pPr>
        <w:pStyle w:val="BodyText"/>
        <w:numPr>
          <w:ilvl w:val="0"/>
          <w:numId w:val="25"/>
        </w:numPr>
        <w:rPr>
          <w:rFonts w:ascii="Aptos" w:hAnsi="Aptos"/>
        </w:rPr>
      </w:pPr>
      <w:r w:rsidRPr="007E7D46">
        <w:rPr>
          <w:rFonts w:ascii="Aptos" w:hAnsi="Aptos"/>
        </w:rPr>
        <w:t xml:space="preserve">Any person committing a criminal offence on the Land will be subject to the full extent of the </w:t>
      </w:r>
      <w:proofErr w:type="gramStart"/>
      <w:r w:rsidRPr="007E7D46">
        <w:rPr>
          <w:rFonts w:ascii="Aptos" w:hAnsi="Aptos"/>
        </w:rPr>
        <w:t>law, and</w:t>
      </w:r>
      <w:proofErr w:type="gramEnd"/>
      <w:r w:rsidRPr="007E7D46">
        <w:rPr>
          <w:rFonts w:ascii="Aptos" w:hAnsi="Aptos"/>
        </w:rPr>
        <w:t xml:space="preserve"> will result in the immediate eviction of that person from the Land and the immediate termination of this </w:t>
      </w:r>
      <w:r w:rsidR="00723BF1">
        <w:rPr>
          <w:rFonts w:ascii="Aptos" w:hAnsi="Aptos"/>
        </w:rPr>
        <w:t>License</w:t>
      </w:r>
      <w:r w:rsidRPr="007E7D46">
        <w:rPr>
          <w:rFonts w:ascii="Aptos" w:hAnsi="Aptos"/>
        </w:rPr>
        <w:t>.</w:t>
      </w:r>
    </w:p>
    <w:p w14:paraId="7D756A9D" w14:textId="723AE1D2" w:rsidR="00E509C9" w:rsidRPr="007E7D46" w:rsidRDefault="00E509C9" w:rsidP="005C28F7">
      <w:pPr>
        <w:pStyle w:val="BodyText"/>
        <w:numPr>
          <w:ilvl w:val="0"/>
          <w:numId w:val="25"/>
        </w:numPr>
        <w:rPr>
          <w:rFonts w:ascii="Aptos" w:hAnsi="Aptos"/>
        </w:rPr>
      </w:pPr>
      <w:r w:rsidRPr="007E7D46">
        <w:rPr>
          <w:rFonts w:ascii="Aptos" w:hAnsi="Aptos"/>
        </w:rPr>
        <w:t xml:space="preserve">No weapons of any kind are allowed at the Campsite, </w:t>
      </w:r>
      <w:r w:rsidR="005900B6" w:rsidRPr="007E7D46">
        <w:rPr>
          <w:rFonts w:ascii="Aptos" w:hAnsi="Aptos"/>
        </w:rPr>
        <w:t>Campground</w:t>
      </w:r>
      <w:r w:rsidRPr="007E7D46">
        <w:rPr>
          <w:rFonts w:ascii="Aptos" w:hAnsi="Aptos"/>
        </w:rPr>
        <w:t xml:space="preserve"> and Land. The definition of weapon is at the sole discretion of the Operator. Any person caught with a </w:t>
      </w:r>
      <w:r w:rsidRPr="007E7D46">
        <w:rPr>
          <w:rFonts w:ascii="Aptos" w:hAnsi="Aptos"/>
        </w:rPr>
        <w:lastRenderedPageBreak/>
        <w:t xml:space="preserve">weapon will be subject to the full extent of the </w:t>
      </w:r>
      <w:proofErr w:type="gramStart"/>
      <w:r w:rsidRPr="007E7D46">
        <w:rPr>
          <w:rFonts w:ascii="Aptos" w:hAnsi="Aptos"/>
        </w:rPr>
        <w:t>law, and</w:t>
      </w:r>
      <w:proofErr w:type="gramEnd"/>
      <w:r w:rsidRPr="007E7D46">
        <w:rPr>
          <w:rFonts w:ascii="Aptos" w:hAnsi="Aptos"/>
        </w:rPr>
        <w:t xml:space="preserve"> will result in the immediate eviction of that person from the Land and the immediate termination of this </w:t>
      </w:r>
      <w:r w:rsidR="00723BF1">
        <w:rPr>
          <w:rFonts w:ascii="Aptos" w:hAnsi="Aptos"/>
        </w:rPr>
        <w:t>License</w:t>
      </w:r>
      <w:r w:rsidRPr="007E7D46">
        <w:rPr>
          <w:rFonts w:ascii="Aptos" w:hAnsi="Aptos"/>
        </w:rPr>
        <w:t>.</w:t>
      </w:r>
    </w:p>
    <w:p w14:paraId="29616049" w14:textId="1C914763" w:rsidR="00E509C9" w:rsidRPr="007E7D46" w:rsidRDefault="00E509C9" w:rsidP="005C28F7">
      <w:pPr>
        <w:pStyle w:val="BodyText"/>
        <w:numPr>
          <w:ilvl w:val="0"/>
          <w:numId w:val="25"/>
        </w:numPr>
        <w:rPr>
          <w:rFonts w:ascii="Aptos" w:hAnsi="Aptos"/>
        </w:rPr>
      </w:pPr>
      <w:r w:rsidRPr="007E7D46">
        <w:rPr>
          <w:rFonts w:ascii="Aptos" w:hAnsi="Aptos"/>
        </w:rPr>
        <w:t xml:space="preserve">There shall be no fighting, violence or threats of any kind tolerated on the Land. Any person caught fighting, committing violence or making threats of any kind will be subject to the full extent of the law, and will result in the immediate eviction of that person from the Land and the immediate termination of this </w:t>
      </w:r>
      <w:r w:rsidR="00723BF1">
        <w:rPr>
          <w:rFonts w:ascii="Aptos" w:hAnsi="Aptos"/>
        </w:rPr>
        <w:t>License</w:t>
      </w:r>
      <w:r w:rsidRPr="007E7D46">
        <w:rPr>
          <w:rFonts w:ascii="Aptos" w:hAnsi="Aptos"/>
        </w:rPr>
        <w:t>.</w:t>
      </w:r>
    </w:p>
    <w:p w14:paraId="17B7A0FF" w14:textId="33BC5B8B" w:rsidR="00E509C9" w:rsidRPr="007E7D46" w:rsidRDefault="00E509C9" w:rsidP="005C28F7">
      <w:pPr>
        <w:pStyle w:val="BodyText"/>
        <w:numPr>
          <w:ilvl w:val="0"/>
          <w:numId w:val="25"/>
        </w:numPr>
        <w:rPr>
          <w:rFonts w:ascii="Aptos" w:hAnsi="Aptos"/>
        </w:rPr>
      </w:pPr>
      <w:r w:rsidRPr="007E7D46">
        <w:rPr>
          <w:rFonts w:ascii="Aptos" w:hAnsi="Aptos"/>
        </w:rPr>
        <w:t xml:space="preserve">Any person who commits vandalism of any kind on the Land will be subject to the full extent of the </w:t>
      </w:r>
      <w:proofErr w:type="gramStart"/>
      <w:r w:rsidRPr="007E7D46">
        <w:rPr>
          <w:rFonts w:ascii="Aptos" w:hAnsi="Aptos"/>
        </w:rPr>
        <w:t>law, and</w:t>
      </w:r>
      <w:proofErr w:type="gramEnd"/>
      <w:r w:rsidRPr="007E7D46">
        <w:rPr>
          <w:rFonts w:ascii="Aptos" w:hAnsi="Aptos"/>
        </w:rPr>
        <w:t xml:space="preserve"> will result in the immediate eviction of that person from the Land and the immediate termination of this </w:t>
      </w:r>
      <w:r w:rsidR="00723BF1">
        <w:rPr>
          <w:rFonts w:ascii="Aptos" w:hAnsi="Aptos"/>
        </w:rPr>
        <w:t>License</w:t>
      </w:r>
      <w:r w:rsidRPr="007E7D46">
        <w:rPr>
          <w:rFonts w:ascii="Aptos" w:hAnsi="Aptos"/>
        </w:rPr>
        <w:t>.</w:t>
      </w:r>
    </w:p>
    <w:p w14:paraId="676C460D" w14:textId="05906835" w:rsidR="00E509C9" w:rsidRPr="007E7D46" w:rsidRDefault="00E509C9" w:rsidP="005C28F7">
      <w:pPr>
        <w:pStyle w:val="BodyText"/>
        <w:numPr>
          <w:ilvl w:val="0"/>
          <w:numId w:val="25"/>
        </w:numPr>
        <w:rPr>
          <w:rFonts w:ascii="Aptos" w:hAnsi="Aptos"/>
        </w:rPr>
      </w:pPr>
      <w:r w:rsidRPr="007E7D46">
        <w:rPr>
          <w:rFonts w:ascii="Aptos" w:hAnsi="Aptos"/>
        </w:rPr>
        <w:t xml:space="preserve">There shall be no fireworks on the Land whatsoever, save and except with the consent of the Operator, and any unauthorized use of fireworks on the Land by any person will result in the immediate eviction of that person from the Land and the immediate termination of this </w:t>
      </w:r>
      <w:r w:rsidR="00723BF1">
        <w:rPr>
          <w:rFonts w:ascii="Aptos" w:hAnsi="Aptos"/>
        </w:rPr>
        <w:t>License</w:t>
      </w:r>
      <w:r w:rsidRPr="007E7D46">
        <w:rPr>
          <w:rFonts w:ascii="Aptos" w:hAnsi="Aptos"/>
        </w:rPr>
        <w:t>.</w:t>
      </w:r>
    </w:p>
    <w:p w14:paraId="001990E0" w14:textId="15D3ABFA" w:rsidR="00E509C9" w:rsidRPr="007E7D46" w:rsidRDefault="00E509C9" w:rsidP="005C28F7">
      <w:pPr>
        <w:pStyle w:val="BodyText"/>
        <w:numPr>
          <w:ilvl w:val="0"/>
          <w:numId w:val="25"/>
        </w:numPr>
        <w:rPr>
          <w:rFonts w:ascii="Aptos" w:hAnsi="Aptos"/>
        </w:rPr>
      </w:pPr>
      <w:r w:rsidRPr="007E7D46">
        <w:rPr>
          <w:rFonts w:ascii="Aptos" w:hAnsi="Aptos"/>
        </w:rPr>
        <w:t xml:space="preserve">There shall be no littering; any Renter caught littering will be immediately evicted. The Renter shall keep or cause to be kept the Campsite, </w:t>
      </w:r>
      <w:r w:rsidR="005900B6" w:rsidRPr="007E7D46">
        <w:rPr>
          <w:rFonts w:ascii="Aptos" w:hAnsi="Aptos"/>
        </w:rPr>
        <w:t>Campground</w:t>
      </w:r>
      <w:r w:rsidRPr="007E7D46">
        <w:rPr>
          <w:rFonts w:ascii="Aptos" w:hAnsi="Aptos"/>
        </w:rPr>
        <w:t xml:space="preserve"> and Land in a clean, neat and tidy manner, free from garbage, rubbish or refuse of any kind ("Garbage"), and </w:t>
      </w:r>
      <w:proofErr w:type="gramStart"/>
      <w:r w:rsidRPr="007E7D46">
        <w:rPr>
          <w:rFonts w:ascii="Aptos" w:hAnsi="Aptos"/>
        </w:rPr>
        <w:t>any and all</w:t>
      </w:r>
      <w:proofErr w:type="gramEnd"/>
      <w:r w:rsidRPr="007E7D46">
        <w:rPr>
          <w:rFonts w:ascii="Aptos" w:hAnsi="Aptos"/>
        </w:rPr>
        <w:t xml:space="preserve"> Garbage shall be removed forthwith on a regular and timely basis. The Renter will make every effort to recycle in the designated recycle bins. The Renter will not transport or bring any Garbage from outside of the </w:t>
      </w:r>
      <w:r w:rsidR="005900B6" w:rsidRPr="007E7D46">
        <w:rPr>
          <w:rFonts w:ascii="Aptos" w:hAnsi="Aptos"/>
        </w:rPr>
        <w:t>Campground</w:t>
      </w:r>
      <w:r w:rsidRPr="007E7D46">
        <w:rPr>
          <w:rFonts w:ascii="Aptos" w:hAnsi="Aptos"/>
        </w:rPr>
        <w:t xml:space="preserve"> and Land, onto the </w:t>
      </w:r>
      <w:r w:rsidR="005900B6" w:rsidRPr="007E7D46">
        <w:rPr>
          <w:rFonts w:ascii="Aptos" w:hAnsi="Aptos"/>
        </w:rPr>
        <w:t>Campground</w:t>
      </w:r>
      <w:r w:rsidRPr="007E7D46">
        <w:rPr>
          <w:rFonts w:ascii="Aptos" w:hAnsi="Aptos"/>
        </w:rPr>
        <w:t xml:space="preserve"> and Land, and breach of this provision will result in immediate termination of this </w:t>
      </w:r>
      <w:r w:rsidR="00723BF1">
        <w:rPr>
          <w:rFonts w:ascii="Aptos" w:hAnsi="Aptos"/>
        </w:rPr>
        <w:t>License</w:t>
      </w:r>
      <w:r w:rsidRPr="007E7D46">
        <w:rPr>
          <w:rFonts w:ascii="Aptos" w:hAnsi="Aptos"/>
        </w:rPr>
        <w:t xml:space="preserve"> and the eviction of the Renter from the Land. All </w:t>
      </w:r>
      <w:r w:rsidR="007A30E6">
        <w:rPr>
          <w:rFonts w:ascii="Aptos" w:hAnsi="Aptos"/>
        </w:rPr>
        <w:t>c</w:t>
      </w:r>
      <w:r w:rsidRPr="007E7D46">
        <w:rPr>
          <w:rFonts w:ascii="Aptos" w:hAnsi="Aptos"/>
        </w:rPr>
        <w:t xml:space="preserve">osts to dispose of the Renter's Garbage will be charged to the Renter and such </w:t>
      </w:r>
      <w:r w:rsidR="007A30E6">
        <w:rPr>
          <w:rFonts w:ascii="Aptos" w:hAnsi="Aptos"/>
        </w:rPr>
        <w:t>Occupancy C</w:t>
      </w:r>
      <w:r w:rsidRPr="007E7D46">
        <w:rPr>
          <w:rFonts w:ascii="Aptos" w:hAnsi="Aptos"/>
        </w:rPr>
        <w:t>osts are the sole responsibility of the Renter.</w:t>
      </w:r>
    </w:p>
    <w:p w14:paraId="3CEC1B91" w14:textId="6FBAEF37" w:rsidR="00E509C9" w:rsidRPr="007E7D46" w:rsidRDefault="00E509C9" w:rsidP="005C28F7">
      <w:pPr>
        <w:pStyle w:val="BodyText"/>
        <w:numPr>
          <w:ilvl w:val="0"/>
          <w:numId w:val="25"/>
        </w:numPr>
        <w:rPr>
          <w:rFonts w:ascii="Aptos" w:hAnsi="Aptos"/>
        </w:rPr>
      </w:pPr>
      <w:r w:rsidRPr="007E7D46">
        <w:rPr>
          <w:rFonts w:ascii="Aptos" w:hAnsi="Aptos"/>
        </w:rPr>
        <w:t xml:space="preserve">The Campsite must be maintained in a clean, neat and tidy manner </w:t>
      </w:r>
      <w:proofErr w:type="gramStart"/>
      <w:r w:rsidRPr="007E7D46">
        <w:rPr>
          <w:rFonts w:ascii="Aptos" w:hAnsi="Aptos"/>
        </w:rPr>
        <w:t>at all times</w:t>
      </w:r>
      <w:proofErr w:type="gramEnd"/>
      <w:r w:rsidRPr="007E7D46">
        <w:rPr>
          <w:rFonts w:ascii="Aptos" w:hAnsi="Aptos"/>
        </w:rPr>
        <w:t xml:space="preserve">. Any unnecessary storage of personal property on the Campsite may result in termination of this </w:t>
      </w:r>
      <w:r w:rsidR="00723BF1">
        <w:rPr>
          <w:rFonts w:ascii="Aptos" w:hAnsi="Aptos"/>
        </w:rPr>
        <w:t>License</w:t>
      </w:r>
      <w:r w:rsidRPr="007E7D46">
        <w:rPr>
          <w:rFonts w:ascii="Aptos" w:hAnsi="Aptos"/>
        </w:rPr>
        <w:t xml:space="preserve">, and any </w:t>
      </w:r>
      <w:r w:rsidR="007A30E6">
        <w:rPr>
          <w:rFonts w:ascii="Aptos" w:hAnsi="Aptos"/>
        </w:rPr>
        <w:t>Occupancy C</w:t>
      </w:r>
      <w:r w:rsidRPr="007E7D46">
        <w:rPr>
          <w:rFonts w:ascii="Aptos" w:hAnsi="Aptos"/>
        </w:rPr>
        <w:t>osts to rectify and clean up the Campsite will be charged to the Renter.</w:t>
      </w:r>
    </w:p>
    <w:p w14:paraId="2B2B2F04" w14:textId="2813FBBF" w:rsidR="00E509C9" w:rsidRPr="007E7D46" w:rsidRDefault="00E509C9" w:rsidP="005C28F7">
      <w:pPr>
        <w:pStyle w:val="BodyText"/>
        <w:numPr>
          <w:ilvl w:val="0"/>
          <w:numId w:val="25"/>
        </w:numPr>
        <w:rPr>
          <w:rFonts w:ascii="Aptos" w:hAnsi="Aptos"/>
        </w:rPr>
      </w:pPr>
      <w:r w:rsidRPr="007E7D46">
        <w:rPr>
          <w:rFonts w:ascii="Aptos" w:hAnsi="Aptos"/>
        </w:rPr>
        <w:t xml:space="preserve">All pets must be </w:t>
      </w:r>
      <w:proofErr w:type="gramStart"/>
      <w:r w:rsidRPr="007E7D46">
        <w:rPr>
          <w:rFonts w:ascii="Aptos" w:hAnsi="Aptos"/>
        </w:rPr>
        <w:t>leashed at all times</w:t>
      </w:r>
      <w:proofErr w:type="gramEnd"/>
      <w:r w:rsidRPr="007E7D46">
        <w:rPr>
          <w:rFonts w:ascii="Aptos" w:hAnsi="Aptos"/>
        </w:rPr>
        <w:t xml:space="preserve"> (no exceptions). Any pet not on a leash or any stray pet on the Land will be removed by the local authorities. The pet owner is responsible for cleaning up after their animal, including the removal of any excrement. The Renter agrees to pay a $500.00 </w:t>
      </w:r>
      <w:r w:rsidR="00854583">
        <w:rPr>
          <w:rFonts w:ascii="Aptos" w:hAnsi="Aptos"/>
        </w:rPr>
        <w:t>administrative fee</w:t>
      </w:r>
      <w:r w:rsidRPr="007E7D46">
        <w:rPr>
          <w:rFonts w:ascii="Aptos" w:hAnsi="Aptos"/>
        </w:rPr>
        <w:t xml:space="preserve"> if </w:t>
      </w:r>
      <w:r w:rsidR="00854583">
        <w:rPr>
          <w:rFonts w:ascii="Aptos" w:hAnsi="Aptos"/>
        </w:rPr>
        <w:t xml:space="preserve">they or their </w:t>
      </w:r>
      <w:proofErr w:type="gramStart"/>
      <w:r w:rsidR="00854583">
        <w:rPr>
          <w:rFonts w:ascii="Aptos" w:hAnsi="Aptos"/>
        </w:rPr>
        <w:t>invitees</w:t>
      </w:r>
      <w:proofErr w:type="gramEnd"/>
      <w:r w:rsidRPr="007E7D46">
        <w:rPr>
          <w:rFonts w:ascii="Aptos" w:hAnsi="Aptos"/>
        </w:rPr>
        <w:t xml:space="preserve"> do not pick up after their pet(s). The Operator reserves the right, at the Operator's sole discretion, to restrict and prevent access to the Land by any pet, and the Renter shall provide proof of insurance for the pet, if requested by the Operator.</w:t>
      </w:r>
    </w:p>
    <w:p w14:paraId="4409CF8A" w14:textId="369EB73D" w:rsidR="00E509C9" w:rsidRPr="007E7D46" w:rsidRDefault="00E509C9" w:rsidP="005C28F7">
      <w:pPr>
        <w:pStyle w:val="BodyText"/>
        <w:numPr>
          <w:ilvl w:val="0"/>
          <w:numId w:val="25"/>
        </w:numPr>
        <w:rPr>
          <w:rFonts w:ascii="Aptos" w:hAnsi="Aptos"/>
        </w:rPr>
      </w:pPr>
      <w:r w:rsidRPr="007E7D46">
        <w:rPr>
          <w:rFonts w:ascii="Aptos" w:hAnsi="Aptos"/>
        </w:rPr>
        <w:t xml:space="preserve">Campfires must not be left unattended at any time, and the Renter must have both a fire extinguisher and water hose ready and available to extinguish any fire, as required. The campfire must be fully extinguished prior to leaving the Campsite. </w:t>
      </w:r>
      <w:r w:rsidR="00854583">
        <w:rPr>
          <w:rFonts w:ascii="Aptos" w:hAnsi="Aptos"/>
        </w:rPr>
        <w:t>Only</w:t>
      </w:r>
      <w:r w:rsidRPr="007E7D46">
        <w:rPr>
          <w:rFonts w:ascii="Aptos" w:hAnsi="Aptos"/>
        </w:rPr>
        <w:t xml:space="preserve"> fire pits or barbeques </w:t>
      </w:r>
      <w:r w:rsidR="00854583">
        <w:rPr>
          <w:rFonts w:ascii="Aptos" w:hAnsi="Aptos"/>
        </w:rPr>
        <w:t>may be used;</w:t>
      </w:r>
      <w:r w:rsidRPr="007E7D46">
        <w:rPr>
          <w:rFonts w:ascii="Aptos" w:hAnsi="Aptos"/>
        </w:rPr>
        <w:t xml:space="preserve"> </w:t>
      </w:r>
      <w:r w:rsidR="00854583">
        <w:rPr>
          <w:rFonts w:ascii="Aptos" w:hAnsi="Aptos"/>
        </w:rPr>
        <w:t>n</w:t>
      </w:r>
      <w:r w:rsidRPr="007E7D46">
        <w:rPr>
          <w:rFonts w:ascii="Aptos" w:hAnsi="Aptos"/>
        </w:rPr>
        <w:t>o other fires or flame sources</w:t>
      </w:r>
      <w:r w:rsidR="00854583">
        <w:rPr>
          <w:rFonts w:ascii="Aptos" w:hAnsi="Aptos"/>
        </w:rPr>
        <w:t xml:space="preserve"> are</w:t>
      </w:r>
      <w:r w:rsidRPr="007E7D46">
        <w:rPr>
          <w:rFonts w:ascii="Aptos" w:hAnsi="Aptos"/>
        </w:rPr>
        <w:t xml:space="preserve"> </w:t>
      </w:r>
      <w:r w:rsidR="00854583">
        <w:rPr>
          <w:rFonts w:ascii="Aptos" w:hAnsi="Aptos"/>
        </w:rPr>
        <w:t>permitted</w:t>
      </w:r>
      <w:r w:rsidRPr="007E7D46">
        <w:rPr>
          <w:rFonts w:ascii="Aptos" w:hAnsi="Aptos"/>
        </w:rPr>
        <w:t xml:space="preserve">. Failure to comply with any fire rule or regulation will result in immediate termination of this </w:t>
      </w:r>
      <w:r w:rsidR="00723BF1">
        <w:rPr>
          <w:rFonts w:ascii="Aptos" w:hAnsi="Aptos"/>
        </w:rPr>
        <w:t>License</w:t>
      </w:r>
      <w:r w:rsidRPr="007E7D46">
        <w:rPr>
          <w:rFonts w:ascii="Aptos" w:hAnsi="Aptos"/>
        </w:rPr>
        <w:t xml:space="preserve"> and immediate eviction from the Land. The Operator reserves the right to restrict and/or prevent any campfire, regardless of circumstances, if the Operator, at the Operator's sole discretion, deems such campfire a hazard.</w:t>
      </w:r>
    </w:p>
    <w:p w14:paraId="0D9155DF" w14:textId="20DCB5F0" w:rsidR="00E509C9" w:rsidRPr="007E7D46" w:rsidRDefault="00E509C9" w:rsidP="005C28F7">
      <w:pPr>
        <w:pStyle w:val="BodyText"/>
        <w:numPr>
          <w:ilvl w:val="0"/>
          <w:numId w:val="25"/>
        </w:numPr>
        <w:rPr>
          <w:rFonts w:ascii="Aptos" w:hAnsi="Aptos"/>
        </w:rPr>
      </w:pPr>
      <w:r w:rsidRPr="007E7D46">
        <w:rPr>
          <w:rFonts w:ascii="Aptos" w:hAnsi="Aptos"/>
        </w:rPr>
        <w:lastRenderedPageBreak/>
        <w:t xml:space="preserve">All Recreational Trailer and Recreational Vehicle(s) at the Campsite or on the </w:t>
      </w:r>
      <w:r w:rsidR="005900B6" w:rsidRPr="007E7D46">
        <w:rPr>
          <w:rFonts w:ascii="Aptos" w:hAnsi="Aptos"/>
        </w:rPr>
        <w:t>Campground</w:t>
      </w:r>
      <w:r w:rsidRPr="007E7D46">
        <w:rPr>
          <w:rFonts w:ascii="Aptos" w:hAnsi="Aptos"/>
        </w:rPr>
        <w:t xml:space="preserve"> and Land must be registered and insured. Proof of registration and insurance must be immediately provided at the time of demand by the Operator or any representative of the Operator, and any failure to produce insurance on any Recreational Trailer and Recreational Vehicle(s) will result in the immediate seizure and removal of that Recreational Trailer and Recreational Vehicle(s), as well as the immediate eviction of the driver from the Land.</w:t>
      </w:r>
    </w:p>
    <w:p w14:paraId="3056B9E9" w14:textId="36E6B3F7" w:rsidR="00E509C9" w:rsidRPr="007E7D46" w:rsidRDefault="00E509C9" w:rsidP="005C28F7">
      <w:pPr>
        <w:pStyle w:val="BodyText"/>
        <w:numPr>
          <w:ilvl w:val="0"/>
          <w:numId w:val="25"/>
        </w:numPr>
        <w:rPr>
          <w:rFonts w:ascii="Aptos" w:hAnsi="Aptos"/>
        </w:rPr>
      </w:pPr>
      <w:r w:rsidRPr="007E7D46">
        <w:rPr>
          <w:rFonts w:ascii="Aptos" w:hAnsi="Aptos"/>
        </w:rPr>
        <w:t xml:space="preserve">All Recreational Vehicle(s) must be operated by </w:t>
      </w:r>
      <w:proofErr w:type="gramStart"/>
      <w:r w:rsidRPr="007E7D46">
        <w:rPr>
          <w:rFonts w:ascii="Aptos" w:hAnsi="Aptos"/>
        </w:rPr>
        <w:t>persons</w:t>
      </w:r>
      <w:proofErr w:type="gramEnd"/>
      <w:r w:rsidRPr="007E7D46">
        <w:rPr>
          <w:rFonts w:ascii="Aptos" w:hAnsi="Aptos"/>
        </w:rPr>
        <w:t xml:space="preserve"> of legal driving age, in possession of a valid Operator's </w:t>
      </w:r>
      <w:proofErr w:type="spellStart"/>
      <w:r w:rsidRPr="007E7D46">
        <w:rPr>
          <w:rFonts w:ascii="Aptos" w:hAnsi="Aptos"/>
        </w:rPr>
        <w:t>licence</w:t>
      </w:r>
      <w:proofErr w:type="spellEnd"/>
      <w:r w:rsidRPr="007E7D46">
        <w:rPr>
          <w:rFonts w:ascii="Aptos" w:hAnsi="Aptos"/>
        </w:rPr>
        <w:t xml:space="preserve"> and the Recreational Vehicle(s) must </w:t>
      </w:r>
      <w:proofErr w:type="gramStart"/>
      <w:r w:rsidRPr="007E7D46">
        <w:rPr>
          <w:rFonts w:ascii="Aptos" w:hAnsi="Aptos"/>
        </w:rPr>
        <w:t>be in compliance with</w:t>
      </w:r>
      <w:proofErr w:type="gramEnd"/>
      <w:r w:rsidRPr="007E7D46">
        <w:rPr>
          <w:rFonts w:ascii="Aptos" w:hAnsi="Aptos"/>
        </w:rPr>
        <w:t xml:space="preserve"> all applicable laws governing the same. Any operation of any Recreational Vehicle(s) in any careless, reckless or dangerous manner will result in the immediate seizure and removal of that Recreational Vehicle(s), as well as the immediate eviction of the driver from the Land.</w:t>
      </w:r>
    </w:p>
    <w:p w14:paraId="151E11A2" w14:textId="6BBCE3AA" w:rsidR="00E509C9" w:rsidRDefault="00E509C9" w:rsidP="005C28F7">
      <w:pPr>
        <w:pStyle w:val="BodyText"/>
        <w:numPr>
          <w:ilvl w:val="0"/>
          <w:numId w:val="25"/>
        </w:numPr>
        <w:rPr>
          <w:rFonts w:ascii="Aptos" w:hAnsi="Aptos"/>
        </w:rPr>
      </w:pPr>
      <w:r w:rsidRPr="007E7D46">
        <w:rPr>
          <w:rFonts w:ascii="Aptos" w:hAnsi="Aptos"/>
        </w:rPr>
        <w:t xml:space="preserve">All traffic and safety </w:t>
      </w:r>
      <w:r w:rsidR="003F4562" w:rsidRPr="007E7D46">
        <w:rPr>
          <w:rFonts w:ascii="Aptos" w:hAnsi="Aptos"/>
        </w:rPr>
        <w:t>N</w:t>
      </w:r>
      <w:r w:rsidRPr="007E7D46">
        <w:rPr>
          <w:rFonts w:ascii="Aptos" w:hAnsi="Aptos"/>
        </w:rPr>
        <w:t xml:space="preserve">otices and postings must be </w:t>
      </w:r>
      <w:proofErr w:type="gramStart"/>
      <w:r w:rsidRPr="007E7D46">
        <w:rPr>
          <w:rFonts w:ascii="Aptos" w:hAnsi="Aptos"/>
        </w:rPr>
        <w:t>obeyed at all times</w:t>
      </w:r>
      <w:proofErr w:type="gramEnd"/>
      <w:r w:rsidRPr="007E7D46">
        <w:rPr>
          <w:rFonts w:ascii="Aptos" w:hAnsi="Aptos"/>
        </w:rPr>
        <w:t xml:space="preserve">. The maximum speed limit in the </w:t>
      </w:r>
      <w:r w:rsidR="005900B6" w:rsidRPr="007E7D46">
        <w:rPr>
          <w:rFonts w:ascii="Aptos" w:hAnsi="Aptos"/>
        </w:rPr>
        <w:t>Campground</w:t>
      </w:r>
      <w:r w:rsidRPr="007E7D46">
        <w:rPr>
          <w:rFonts w:ascii="Aptos" w:hAnsi="Aptos"/>
        </w:rPr>
        <w:t xml:space="preserve"> is 20 </w:t>
      </w:r>
      <w:proofErr w:type="spellStart"/>
      <w:r w:rsidRPr="007E7D46">
        <w:rPr>
          <w:rFonts w:ascii="Aptos" w:hAnsi="Aptos"/>
        </w:rPr>
        <w:t>kilometres</w:t>
      </w:r>
      <w:proofErr w:type="spellEnd"/>
      <w:r w:rsidRPr="007E7D46">
        <w:rPr>
          <w:rFonts w:ascii="Aptos" w:hAnsi="Aptos"/>
        </w:rPr>
        <w:t xml:space="preserve"> per hour and the same will be strictly enforced. All Recreational Vehicle(s) must </w:t>
      </w:r>
      <w:proofErr w:type="gramStart"/>
      <w:r w:rsidRPr="007E7D46">
        <w:rPr>
          <w:rFonts w:ascii="Aptos" w:hAnsi="Aptos"/>
        </w:rPr>
        <w:t>operate on the designated roads and trails on the Land at all times</w:t>
      </w:r>
      <w:proofErr w:type="gramEnd"/>
      <w:r w:rsidRPr="007E7D46">
        <w:rPr>
          <w:rFonts w:ascii="Aptos" w:hAnsi="Aptos"/>
        </w:rPr>
        <w:t xml:space="preserve">. All Recreational Vehicle(s) must operate in the </w:t>
      </w:r>
      <w:r w:rsidR="005900B6" w:rsidRPr="007E7D46">
        <w:rPr>
          <w:rFonts w:ascii="Aptos" w:hAnsi="Aptos"/>
        </w:rPr>
        <w:t>Campground</w:t>
      </w:r>
      <w:r w:rsidRPr="007E7D46">
        <w:rPr>
          <w:rFonts w:ascii="Aptos" w:hAnsi="Aptos"/>
        </w:rPr>
        <w:t xml:space="preserve"> for ingress/egress to and from the Renter's Campsite only, and any unnecessary operation of Recreational Vehicle(s) in the </w:t>
      </w:r>
      <w:r w:rsidR="005900B6" w:rsidRPr="007E7D46">
        <w:rPr>
          <w:rFonts w:ascii="Aptos" w:hAnsi="Aptos"/>
        </w:rPr>
        <w:t>Campground</w:t>
      </w:r>
      <w:r w:rsidRPr="007E7D46">
        <w:rPr>
          <w:rFonts w:ascii="Aptos" w:hAnsi="Aptos"/>
        </w:rPr>
        <w:t xml:space="preserve"> will result in immediate eviction of the driver from the Land. There shall be no usage or operation of any Recreational Vehicle on the Land during Curfew hours.</w:t>
      </w:r>
    </w:p>
    <w:p w14:paraId="123B4AD4" w14:textId="3C05641F" w:rsidR="007E4AEB" w:rsidRPr="007E7D46" w:rsidRDefault="007E4AEB" w:rsidP="005C28F7">
      <w:pPr>
        <w:pStyle w:val="BodyText"/>
        <w:numPr>
          <w:ilvl w:val="0"/>
          <w:numId w:val="25"/>
        </w:numPr>
        <w:rPr>
          <w:rFonts w:ascii="Aptos" w:hAnsi="Aptos"/>
        </w:rPr>
      </w:pPr>
      <w:r>
        <w:rPr>
          <w:rFonts w:ascii="Aptos" w:hAnsi="Aptos"/>
        </w:rPr>
        <w:t xml:space="preserve">Golf Carts may be used within the Campground at leisure but must </w:t>
      </w:r>
      <w:proofErr w:type="gramStart"/>
      <w:r>
        <w:rPr>
          <w:rFonts w:ascii="Aptos" w:hAnsi="Aptos"/>
        </w:rPr>
        <w:t>adhere to all traffic and safety Notices and postings at all times</w:t>
      </w:r>
      <w:proofErr w:type="gramEnd"/>
      <w:r>
        <w:rPr>
          <w:rFonts w:ascii="Aptos" w:hAnsi="Aptos"/>
        </w:rPr>
        <w:t>.</w:t>
      </w:r>
    </w:p>
    <w:p w14:paraId="6E4D6AD6" w14:textId="3A8DAEC6" w:rsidR="00E509C9" w:rsidRPr="007E7D46" w:rsidRDefault="00E509C9" w:rsidP="005C28F7">
      <w:pPr>
        <w:pStyle w:val="BodyText"/>
        <w:numPr>
          <w:ilvl w:val="0"/>
          <w:numId w:val="25"/>
        </w:numPr>
        <w:rPr>
          <w:rFonts w:ascii="Aptos" w:hAnsi="Aptos"/>
        </w:rPr>
      </w:pPr>
      <w:r w:rsidRPr="007E7D46">
        <w:rPr>
          <w:rFonts w:ascii="Aptos" w:hAnsi="Aptos"/>
        </w:rPr>
        <w:t xml:space="preserve">The Renter will not suffer or permit any act of neglect which may in any manner, directly or indirectly, cause injury or damage to the Campsite, </w:t>
      </w:r>
      <w:r w:rsidR="005900B6" w:rsidRPr="007E7D46">
        <w:rPr>
          <w:rFonts w:ascii="Aptos" w:hAnsi="Aptos"/>
        </w:rPr>
        <w:t>Campground</w:t>
      </w:r>
      <w:r w:rsidRPr="007E7D46">
        <w:rPr>
          <w:rFonts w:ascii="Aptos" w:hAnsi="Aptos"/>
        </w:rPr>
        <w:t xml:space="preserve"> and/or Land or to any improvements thereto. The Renter will be responsible for </w:t>
      </w:r>
      <w:proofErr w:type="gramStart"/>
      <w:r w:rsidRPr="007E7D46">
        <w:rPr>
          <w:rFonts w:ascii="Aptos" w:hAnsi="Aptos"/>
        </w:rPr>
        <w:t>any and all</w:t>
      </w:r>
      <w:proofErr w:type="gramEnd"/>
      <w:r w:rsidRPr="007E7D46">
        <w:rPr>
          <w:rFonts w:ascii="Aptos" w:hAnsi="Aptos"/>
        </w:rPr>
        <w:t xml:space="preserve"> damage to or on the Campsite, </w:t>
      </w:r>
      <w:r w:rsidR="005900B6" w:rsidRPr="007E7D46">
        <w:rPr>
          <w:rFonts w:ascii="Aptos" w:hAnsi="Aptos"/>
        </w:rPr>
        <w:t>Campground</w:t>
      </w:r>
      <w:r w:rsidRPr="007E7D46">
        <w:rPr>
          <w:rFonts w:ascii="Aptos" w:hAnsi="Aptos"/>
        </w:rPr>
        <w:t xml:space="preserve"> or Land, howsoever caused by the Renter.</w:t>
      </w:r>
    </w:p>
    <w:p w14:paraId="00185F95" w14:textId="0B3E856E" w:rsidR="00E509C9" w:rsidRPr="007E7D46" w:rsidRDefault="00E509C9" w:rsidP="005C28F7">
      <w:pPr>
        <w:pStyle w:val="BodyText"/>
        <w:numPr>
          <w:ilvl w:val="0"/>
          <w:numId w:val="25"/>
        </w:numPr>
        <w:rPr>
          <w:rFonts w:ascii="Aptos" w:hAnsi="Aptos"/>
        </w:rPr>
      </w:pPr>
      <w:r w:rsidRPr="007E7D46">
        <w:rPr>
          <w:rFonts w:ascii="Aptos" w:hAnsi="Aptos"/>
        </w:rPr>
        <w:t xml:space="preserve">There will be no cutting, sawing, hacking or other detrimental act done to any tree or other vegetation on the Campsite, </w:t>
      </w:r>
      <w:r w:rsidR="005900B6" w:rsidRPr="007E7D46">
        <w:rPr>
          <w:rFonts w:ascii="Aptos" w:hAnsi="Aptos"/>
        </w:rPr>
        <w:t>Campground</w:t>
      </w:r>
      <w:r w:rsidRPr="007E7D46">
        <w:rPr>
          <w:rFonts w:ascii="Aptos" w:hAnsi="Aptos"/>
        </w:rPr>
        <w:t xml:space="preserve"> or Land.</w:t>
      </w:r>
    </w:p>
    <w:p w14:paraId="47D46C5C" w14:textId="3D0A88F6" w:rsidR="00E509C9" w:rsidRPr="007E7D46" w:rsidRDefault="00E509C9" w:rsidP="005C28F7">
      <w:pPr>
        <w:pStyle w:val="BodyText"/>
        <w:numPr>
          <w:ilvl w:val="0"/>
          <w:numId w:val="25"/>
        </w:numPr>
        <w:rPr>
          <w:rFonts w:ascii="Aptos" w:hAnsi="Aptos"/>
        </w:rPr>
      </w:pPr>
      <w:r w:rsidRPr="007E7D46">
        <w:rPr>
          <w:rFonts w:ascii="Aptos" w:hAnsi="Aptos"/>
        </w:rPr>
        <w:t xml:space="preserve">The Operator is not responsible for any electrical overload or </w:t>
      </w:r>
      <w:proofErr w:type="gramStart"/>
      <w:r w:rsidRPr="007E7D46">
        <w:rPr>
          <w:rFonts w:ascii="Aptos" w:hAnsi="Aptos"/>
        </w:rPr>
        <w:t>damages</w:t>
      </w:r>
      <w:proofErr w:type="gramEnd"/>
      <w:r w:rsidRPr="007E7D46">
        <w:rPr>
          <w:rFonts w:ascii="Aptos" w:hAnsi="Aptos"/>
        </w:rPr>
        <w:t xml:space="preserve"> connected thereto, whether caused by the Operator or another Renter, including any damages related to any inability to maintain food storage caused by the electrical overload.</w:t>
      </w:r>
    </w:p>
    <w:p w14:paraId="380481C9" w14:textId="7891933E" w:rsidR="00E509C9" w:rsidRPr="007E7D46" w:rsidRDefault="00E509C9" w:rsidP="005C28F7">
      <w:pPr>
        <w:pStyle w:val="BodyText"/>
        <w:numPr>
          <w:ilvl w:val="0"/>
          <w:numId w:val="25"/>
        </w:numPr>
        <w:rPr>
          <w:rFonts w:ascii="Aptos" w:hAnsi="Aptos"/>
        </w:rPr>
      </w:pPr>
      <w:r w:rsidRPr="007E7D46">
        <w:rPr>
          <w:rFonts w:ascii="Aptos" w:hAnsi="Aptos"/>
        </w:rPr>
        <w:t xml:space="preserve">The Renter will not unnecessarily use electrical power, including leaving any electrical device on while the Renter is not present at the Campsite or </w:t>
      </w:r>
      <w:r w:rsidR="005900B6" w:rsidRPr="007E7D46">
        <w:rPr>
          <w:rFonts w:ascii="Aptos" w:hAnsi="Aptos"/>
        </w:rPr>
        <w:t>Campground</w:t>
      </w:r>
      <w:r w:rsidRPr="007E7D46">
        <w:rPr>
          <w:rFonts w:ascii="Aptos" w:hAnsi="Aptos"/>
        </w:rPr>
        <w:t xml:space="preserve">, and any unnecessary electrical use will be charged directly to the Renter and may result in the termination of this </w:t>
      </w:r>
      <w:r w:rsidR="00723BF1">
        <w:rPr>
          <w:rFonts w:ascii="Aptos" w:hAnsi="Aptos"/>
        </w:rPr>
        <w:t>License</w:t>
      </w:r>
      <w:r w:rsidRPr="007E7D46">
        <w:rPr>
          <w:rFonts w:ascii="Aptos" w:hAnsi="Aptos"/>
        </w:rPr>
        <w:t>.</w:t>
      </w:r>
    </w:p>
    <w:p w14:paraId="66B6BDBB" w14:textId="1B051A46" w:rsidR="00E509C9" w:rsidRDefault="00E509C9" w:rsidP="005C28F7">
      <w:pPr>
        <w:pStyle w:val="BodyText"/>
        <w:numPr>
          <w:ilvl w:val="0"/>
          <w:numId w:val="25"/>
        </w:numPr>
        <w:rPr>
          <w:rFonts w:ascii="Aptos" w:hAnsi="Aptos"/>
        </w:rPr>
      </w:pPr>
      <w:r w:rsidRPr="007E7D46">
        <w:rPr>
          <w:rFonts w:ascii="Aptos" w:hAnsi="Aptos"/>
        </w:rPr>
        <w:t xml:space="preserve">Space heaters, electric </w:t>
      </w:r>
      <w:proofErr w:type="gramStart"/>
      <w:r w:rsidRPr="007E7D46">
        <w:rPr>
          <w:rFonts w:ascii="Aptos" w:hAnsi="Aptos"/>
        </w:rPr>
        <w:t>spot lights</w:t>
      </w:r>
      <w:proofErr w:type="gramEnd"/>
      <w:r w:rsidRPr="007E7D46">
        <w:rPr>
          <w:rFonts w:ascii="Aptos" w:hAnsi="Aptos"/>
        </w:rPr>
        <w:t xml:space="preserve">, refrigerators, stoves or any </w:t>
      </w:r>
      <w:r w:rsidR="00854583">
        <w:rPr>
          <w:rFonts w:ascii="Aptos" w:hAnsi="Aptos"/>
        </w:rPr>
        <w:t>similar</w:t>
      </w:r>
      <w:r w:rsidRPr="007E7D46">
        <w:rPr>
          <w:rFonts w:ascii="Aptos" w:hAnsi="Aptos"/>
        </w:rPr>
        <w:t xml:space="preserve"> devices and appliances are strictly prohibited at the Campsite or on the </w:t>
      </w:r>
      <w:r w:rsidR="005900B6" w:rsidRPr="007E7D46">
        <w:rPr>
          <w:rFonts w:ascii="Aptos" w:hAnsi="Aptos"/>
        </w:rPr>
        <w:t>Campground</w:t>
      </w:r>
      <w:r w:rsidRPr="007E7D46">
        <w:rPr>
          <w:rFonts w:ascii="Aptos" w:hAnsi="Aptos"/>
        </w:rPr>
        <w:t xml:space="preserve"> and the Land at any time, without written approval from the Operator and only upon payment of a fee, as directed by the Operator, at the Operator's discretion. Otherwise, only appliances and like devices inside and affixed to the Recreational Trailer are allowed.</w:t>
      </w:r>
    </w:p>
    <w:p w14:paraId="412A148C" w14:textId="5D311C18" w:rsidR="007E4AEB" w:rsidRPr="007E4AEB" w:rsidRDefault="007E4AEB" w:rsidP="005C28F7">
      <w:pPr>
        <w:pStyle w:val="BodyText"/>
        <w:numPr>
          <w:ilvl w:val="0"/>
          <w:numId w:val="25"/>
        </w:numPr>
        <w:rPr>
          <w:rFonts w:ascii="Aptos" w:hAnsi="Aptos"/>
          <w:highlight w:val="yellow"/>
        </w:rPr>
      </w:pPr>
      <w:r w:rsidRPr="007E4AEB">
        <w:rPr>
          <w:rFonts w:ascii="Aptos" w:hAnsi="Aptos"/>
          <w:highlight w:val="yellow"/>
        </w:rPr>
        <w:lastRenderedPageBreak/>
        <w:t>Under no circumstance unless given written permission by the Operator can the Renter use a generator or inverter to power their Campsite or contents within. If given written permission by the Operator, the Renter agrees to operate the generator or inverter only between 9:00 am and 10:00 pm.</w:t>
      </w:r>
    </w:p>
    <w:p w14:paraId="2139EAE4" w14:textId="143EB199" w:rsidR="00E509C9" w:rsidRPr="007E7D46" w:rsidRDefault="00E509C9" w:rsidP="005C28F7">
      <w:pPr>
        <w:pStyle w:val="BodyText"/>
        <w:numPr>
          <w:ilvl w:val="0"/>
          <w:numId w:val="25"/>
        </w:numPr>
        <w:rPr>
          <w:rFonts w:ascii="Aptos" w:hAnsi="Aptos"/>
        </w:rPr>
      </w:pPr>
      <w:r w:rsidRPr="007E7D46">
        <w:rPr>
          <w:rFonts w:ascii="Aptos" w:hAnsi="Aptos"/>
        </w:rPr>
        <w:t xml:space="preserve">The water provided at the </w:t>
      </w:r>
      <w:r w:rsidR="005900B6" w:rsidRPr="007E7D46">
        <w:rPr>
          <w:rFonts w:ascii="Aptos" w:hAnsi="Aptos"/>
        </w:rPr>
        <w:t>Campground</w:t>
      </w:r>
      <w:r w:rsidRPr="007E7D46">
        <w:rPr>
          <w:rFonts w:ascii="Aptos" w:hAnsi="Aptos"/>
        </w:rPr>
        <w:t xml:space="preserve"> and the Land is not fit for consumption in any manner whatsoever. The Renter is responsible to supply </w:t>
      </w:r>
      <w:proofErr w:type="gramStart"/>
      <w:r w:rsidRPr="007E7D46">
        <w:rPr>
          <w:rFonts w:ascii="Aptos" w:hAnsi="Aptos"/>
        </w:rPr>
        <w:t>any and all</w:t>
      </w:r>
      <w:proofErr w:type="gramEnd"/>
      <w:r w:rsidRPr="007E7D46">
        <w:rPr>
          <w:rFonts w:ascii="Aptos" w:hAnsi="Aptos"/>
        </w:rPr>
        <w:t xml:space="preserve"> potable water for consumption at the Campsite or on the </w:t>
      </w:r>
      <w:r w:rsidR="005900B6" w:rsidRPr="007E7D46">
        <w:rPr>
          <w:rFonts w:ascii="Aptos" w:hAnsi="Aptos"/>
        </w:rPr>
        <w:t>Campground</w:t>
      </w:r>
      <w:r w:rsidRPr="007E7D46">
        <w:rPr>
          <w:rFonts w:ascii="Aptos" w:hAnsi="Aptos"/>
        </w:rPr>
        <w:t xml:space="preserve"> and the Land. The Operator is not liable for water consumption at the </w:t>
      </w:r>
      <w:r w:rsidR="007A30E6">
        <w:rPr>
          <w:rFonts w:ascii="Aptos" w:hAnsi="Aptos"/>
        </w:rPr>
        <w:t xml:space="preserve">Campsite or on the </w:t>
      </w:r>
      <w:r w:rsidR="005900B6" w:rsidRPr="007E7D46">
        <w:rPr>
          <w:rFonts w:ascii="Aptos" w:hAnsi="Aptos"/>
        </w:rPr>
        <w:t>Campground</w:t>
      </w:r>
      <w:r w:rsidRPr="007E7D46">
        <w:rPr>
          <w:rFonts w:ascii="Aptos" w:hAnsi="Aptos"/>
        </w:rPr>
        <w:t xml:space="preserve"> and the Land, including any consumption by the Renter, guests or pets, and the Renter will save </w:t>
      </w:r>
      <w:proofErr w:type="gramStart"/>
      <w:r w:rsidRPr="007E7D46">
        <w:rPr>
          <w:rFonts w:ascii="Aptos" w:hAnsi="Aptos"/>
        </w:rPr>
        <w:t>harmless</w:t>
      </w:r>
      <w:proofErr w:type="gramEnd"/>
      <w:r w:rsidRPr="007E7D46">
        <w:rPr>
          <w:rFonts w:ascii="Aptos" w:hAnsi="Aptos"/>
        </w:rPr>
        <w:t xml:space="preserve"> and indemnify the Operator against any liability arising from the same.</w:t>
      </w:r>
    </w:p>
    <w:p w14:paraId="5F8FD386" w14:textId="28F03629" w:rsidR="00E509C9" w:rsidRPr="007E7D46" w:rsidRDefault="00E509C9" w:rsidP="005C28F7">
      <w:pPr>
        <w:pStyle w:val="BodyText"/>
        <w:numPr>
          <w:ilvl w:val="0"/>
          <w:numId w:val="25"/>
        </w:numPr>
        <w:rPr>
          <w:rFonts w:ascii="Aptos" w:hAnsi="Aptos"/>
        </w:rPr>
      </w:pPr>
      <w:r w:rsidRPr="007E7D46">
        <w:rPr>
          <w:rFonts w:ascii="Aptos" w:hAnsi="Aptos"/>
        </w:rPr>
        <w:t xml:space="preserve">Due to the limited water supply at the </w:t>
      </w:r>
      <w:r w:rsidR="005900B6" w:rsidRPr="007E7D46">
        <w:rPr>
          <w:rFonts w:ascii="Aptos" w:hAnsi="Aptos"/>
        </w:rPr>
        <w:t>Campground</w:t>
      </w:r>
      <w:r w:rsidRPr="007E7D46">
        <w:rPr>
          <w:rFonts w:ascii="Aptos" w:hAnsi="Aptos"/>
        </w:rPr>
        <w:t xml:space="preserve"> and Land, the Renter will not excessively use any water source or supply at the </w:t>
      </w:r>
      <w:r w:rsidR="005900B6" w:rsidRPr="007E7D46">
        <w:rPr>
          <w:rFonts w:ascii="Aptos" w:hAnsi="Aptos"/>
        </w:rPr>
        <w:t>Campground</w:t>
      </w:r>
      <w:r w:rsidRPr="007E7D46">
        <w:rPr>
          <w:rFonts w:ascii="Aptos" w:hAnsi="Aptos"/>
        </w:rPr>
        <w:t xml:space="preserve"> or on the Land, and the unnecessary use of any significant water source or supply, of any size or nature, is strictly prohibited. Water Pressure systems may only be used Tuesday or Wednesday afternoon from 1:00 p.m. to 5:00 p.m.</w:t>
      </w:r>
    </w:p>
    <w:p w14:paraId="7CDFA3D4" w14:textId="27939012" w:rsidR="00E509C9" w:rsidRPr="007E7D46" w:rsidRDefault="00E509C9" w:rsidP="005C28F7">
      <w:pPr>
        <w:pStyle w:val="BodyText"/>
        <w:numPr>
          <w:ilvl w:val="0"/>
          <w:numId w:val="25"/>
        </w:numPr>
        <w:rPr>
          <w:rFonts w:ascii="Aptos" w:hAnsi="Aptos"/>
        </w:rPr>
      </w:pPr>
      <w:r w:rsidRPr="007E7D46">
        <w:rPr>
          <w:rFonts w:ascii="Aptos" w:hAnsi="Aptos"/>
        </w:rPr>
        <w:t xml:space="preserve">The Renter is responsible for maintenance, repairs and cleaning of the Campsite underground sewer holding tank, howsoever used during the Summer Season, and the Renter agrees to ensure that the Campsite underground sewer holding tank will be clean by the end of the Summer Season and to be liable for the </w:t>
      </w:r>
      <w:r w:rsidR="007A30E6">
        <w:rPr>
          <w:rFonts w:ascii="Aptos" w:hAnsi="Aptos"/>
        </w:rPr>
        <w:t xml:space="preserve">Occupancy </w:t>
      </w:r>
      <w:r w:rsidRPr="007E7D46">
        <w:rPr>
          <w:rFonts w:ascii="Aptos" w:hAnsi="Aptos"/>
        </w:rPr>
        <w:t>Costs incurred by the Operator to clean the same. The Operator will charge an upfront fee at the beginning of the Summer Season to ensure the Campsite underground sewer holding tank is cleaned at the end of the Summer Season.</w:t>
      </w:r>
    </w:p>
    <w:p w14:paraId="658A2ACF" w14:textId="071F4249" w:rsidR="00E509C9" w:rsidRPr="007E7D46" w:rsidRDefault="00E509C9" w:rsidP="005C28F7">
      <w:pPr>
        <w:pStyle w:val="BodyText"/>
        <w:numPr>
          <w:ilvl w:val="0"/>
          <w:numId w:val="25"/>
        </w:numPr>
        <w:rPr>
          <w:rFonts w:ascii="Aptos" w:hAnsi="Aptos"/>
        </w:rPr>
      </w:pPr>
      <w:r w:rsidRPr="007E7D46">
        <w:rPr>
          <w:rFonts w:ascii="Aptos" w:hAnsi="Aptos"/>
        </w:rPr>
        <w:t xml:space="preserve">At no times shall the Renter store, keep, use, retain, maintain, or otherwise possess noxious, toxic, dangerous, flammable or otherwise harmful materials at the Campsite, </w:t>
      </w:r>
      <w:r w:rsidR="005900B6" w:rsidRPr="007E7D46">
        <w:rPr>
          <w:rFonts w:ascii="Aptos" w:hAnsi="Aptos"/>
        </w:rPr>
        <w:t>Campground</w:t>
      </w:r>
      <w:r w:rsidRPr="007E7D46">
        <w:rPr>
          <w:rFonts w:ascii="Aptos" w:hAnsi="Aptos"/>
        </w:rPr>
        <w:t xml:space="preserve"> or on the Land. The determination of harmful materials is at the sole and arbitrary discretion of the Operator, and any person in possession of such harmful material will be immediately evicted.</w:t>
      </w:r>
    </w:p>
    <w:p w14:paraId="1260B716" w14:textId="378F5BEA" w:rsidR="00E509C9" w:rsidRPr="008E0B1A" w:rsidRDefault="00E509C9" w:rsidP="008E0B1A">
      <w:pPr>
        <w:pStyle w:val="BodyText"/>
        <w:numPr>
          <w:ilvl w:val="0"/>
          <w:numId w:val="25"/>
        </w:numPr>
        <w:rPr>
          <w:rFonts w:ascii="Aptos" w:hAnsi="Aptos"/>
        </w:rPr>
      </w:pPr>
      <w:r w:rsidRPr="007E7D46">
        <w:rPr>
          <w:rFonts w:ascii="Aptos" w:hAnsi="Aptos"/>
        </w:rPr>
        <w:t xml:space="preserve">Any unauthorized use of the </w:t>
      </w:r>
      <w:r w:rsidR="008E0B1A">
        <w:rPr>
          <w:rFonts w:ascii="Aptos" w:hAnsi="Aptos"/>
        </w:rPr>
        <w:t>Entrance</w:t>
      </w:r>
      <w:r w:rsidRPr="007E7D46">
        <w:rPr>
          <w:rFonts w:ascii="Aptos" w:hAnsi="Aptos"/>
        </w:rPr>
        <w:t xml:space="preserve">, including opening any of the gates for any persons not approved or not authorized by the Operator, will result in the immediate termination of this </w:t>
      </w:r>
      <w:r w:rsidR="00723BF1">
        <w:rPr>
          <w:rFonts w:ascii="Aptos" w:hAnsi="Aptos"/>
        </w:rPr>
        <w:t>License</w:t>
      </w:r>
      <w:r w:rsidRPr="007E7D46">
        <w:rPr>
          <w:rFonts w:ascii="Aptos" w:hAnsi="Aptos"/>
        </w:rPr>
        <w:t xml:space="preserve"> and eviction from the Land.</w:t>
      </w:r>
      <w:r w:rsidR="006B2783">
        <w:rPr>
          <w:rFonts w:ascii="Aptos" w:hAnsi="Aptos"/>
        </w:rPr>
        <w:t xml:space="preserve"> </w:t>
      </w:r>
    </w:p>
    <w:p w14:paraId="3AB0AD3B" w14:textId="3707392C" w:rsidR="00A67DA0" w:rsidRPr="00DE0FBB" w:rsidRDefault="00E509C9" w:rsidP="00DE0FBB">
      <w:pPr>
        <w:pStyle w:val="BodyText"/>
        <w:numPr>
          <w:ilvl w:val="0"/>
          <w:numId w:val="25"/>
        </w:numPr>
        <w:rPr>
          <w:rFonts w:ascii="Aptos" w:hAnsi="Aptos"/>
        </w:rPr>
      </w:pPr>
      <w:r w:rsidRPr="007E7D46">
        <w:rPr>
          <w:rFonts w:ascii="Aptos" w:hAnsi="Aptos"/>
        </w:rPr>
        <w:t>All washroom key passes must be returned to the Operator prior to the end of the Summer Season.</w:t>
      </w:r>
    </w:p>
    <w:sectPr w:rsidR="00A67DA0" w:rsidRPr="00DE0FBB">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918EE" w14:textId="77777777" w:rsidR="00C55DCA" w:rsidRDefault="00C55DCA">
      <w:r>
        <w:separator/>
      </w:r>
    </w:p>
  </w:endnote>
  <w:endnote w:type="continuationSeparator" w:id="0">
    <w:p w14:paraId="4FD145A6" w14:textId="77777777" w:rsidR="00C55DCA" w:rsidRDefault="00C55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A580" w14:textId="77777777" w:rsidR="00B07DA5" w:rsidRDefault="00B07D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BBD1" w14:textId="6296C7E0" w:rsidR="007D40C2" w:rsidRPr="00B41088" w:rsidRDefault="00711570" w:rsidP="00B41088">
    <w:pPr>
      <w:pStyle w:val="Footer"/>
      <w:spacing w:before="120"/>
      <w:rPr>
        <w:sz w:val="16"/>
      </w:rPr>
    </w:pPr>
    <w:r w:rsidRPr="00711570">
      <w:rPr>
        <w:sz w:val="16"/>
      </w:rPr>
      <w:fldChar w:fldCharType="begin"/>
    </w:r>
    <w:r w:rsidRPr="00711570">
      <w:rPr>
        <w:sz w:val="16"/>
      </w:rPr>
      <w:instrText xml:space="preserve"> DOCVARIABLE  MRPathString  \* MERGEFORMAT </w:instrText>
    </w:r>
    <w:r w:rsidRPr="00711570">
      <w:rPr>
        <w:sz w:val="16"/>
      </w:rPr>
      <w:fldChar w:fldCharType="separate"/>
    </w:r>
    <w:r w:rsidR="00F52165">
      <w:rPr>
        <w:sz w:val="16"/>
      </w:rPr>
      <w:t>20204252 - 4131-6702-0634 v.1</w:t>
    </w:r>
    <w:r w:rsidRPr="00711570">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64BE" w14:textId="123AE0FB" w:rsidR="007D40C2" w:rsidRPr="00B41088" w:rsidRDefault="00711570" w:rsidP="00B41088">
    <w:pPr>
      <w:pStyle w:val="Footer"/>
      <w:tabs>
        <w:tab w:val="clear" w:pos="4680"/>
        <w:tab w:val="clear" w:pos="9360"/>
      </w:tabs>
      <w:spacing w:before="120"/>
      <w:rPr>
        <w:sz w:val="16"/>
        <w:szCs w:val="16"/>
      </w:rPr>
    </w:pPr>
    <w:r w:rsidRPr="00711570">
      <w:rPr>
        <w:sz w:val="16"/>
        <w:szCs w:val="16"/>
      </w:rPr>
      <w:fldChar w:fldCharType="begin"/>
    </w:r>
    <w:r w:rsidRPr="00711570">
      <w:rPr>
        <w:sz w:val="16"/>
        <w:szCs w:val="16"/>
      </w:rPr>
      <w:instrText xml:space="preserve"> DOCVARIABLE  MRPathString  \* MERGEFORMAT </w:instrText>
    </w:r>
    <w:r w:rsidRPr="00711570">
      <w:rPr>
        <w:sz w:val="16"/>
        <w:szCs w:val="16"/>
      </w:rPr>
      <w:fldChar w:fldCharType="separate"/>
    </w:r>
    <w:r w:rsidR="00F52165">
      <w:rPr>
        <w:sz w:val="16"/>
        <w:szCs w:val="16"/>
      </w:rPr>
      <w:t>20204252 - 4131-6702-0634 v.1</w:t>
    </w:r>
    <w:r w:rsidRPr="00711570">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8F05" w14:textId="77777777" w:rsidR="00C55DCA" w:rsidRDefault="00C55DCA">
      <w:r>
        <w:separator/>
      </w:r>
    </w:p>
  </w:footnote>
  <w:footnote w:type="continuationSeparator" w:id="0">
    <w:p w14:paraId="31E67321" w14:textId="77777777" w:rsidR="00C55DCA" w:rsidRDefault="00C55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764B" w14:textId="77777777" w:rsidR="00B07DA5" w:rsidRDefault="00B07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DC5E" w14:textId="2A6CA5C6" w:rsidR="007D40C2" w:rsidRPr="00446E5F" w:rsidRDefault="00D12FE3">
    <w:pPr>
      <w:pStyle w:val="Header"/>
      <w:tabs>
        <w:tab w:val="clear" w:pos="4680"/>
        <w:tab w:val="clear" w:pos="9360"/>
      </w:tabs>
      <w:jc w:val="center"/>
      <w:rPr>
        <w:sz w:val="18"/>
        <w:szCs w:val="14"/>
      </w:rPr>
    </w:pPr>
    <w:sdt>
      <w:sdtPr>
        <w:rPr>
          <w:sz w:val="18"/>
          <w:szCs w:val="14"/>
        </w:rPr>
        <w:id w:val="335267987"/>
        <w:docPartObj>
          <w:docPartGallery w:val="Page Numbers (Top of Page)"/>
          <w:docPartUnique/>
        </w:docPartObj>
      </w:sdtPr>
      <w:sdtEndPr>
        <w:rPr>
          <w:noProof/>
        </w:rPr>
      </w:sdtEndPr>
      <w:sdtContent>
        <w:r w:rsidR="007D40C2" w:rsidRPr="00446E5F">
          <w:rPr>
            <w:sz w:val="18"/>
            <w:szCs w:val="14"/>
          </w:rPr>
          <w:fldChar w:fldCharType="begin"/>
        </w:r>
        <w:r w:rsidR="007D40C2" w:rsidRPr="00446E5F">
          <w:rPr>
            <w:sz w:val="18"/>
            <w:szCs w:val="14"/>
          </w:rPr>
          <w:instrText xml:space="preserve"> PAGE   \* MERGEFORMAT </w:instrText>
        </w:r>
        <w:r w:rsidR="007D40C2" w:rsidRPr="00446E5F">
          <w:rPr>
            <w:sz w:val="18"/>
            <w:szCs w:val="14"/>
          </w:rPr>
          <w:fldChar w:fldCharType="separate"/>
        </w:r>
        <w:r w:rsidR="00711570" w:rsidRPr="00446E5F">
          <w:rPr>
            <w:noProof/>
            <w:sz w:val="18"/>
            <w:szCs w:val="14"/>
          </w:rPr>
          <w:t>2</w:t>
        </w:r>
        <w:r w:rsidR="007D40C2" w:rsidRPr="00446E5F">
          <w:rPr>
            <w:noProof/>
            <w:sz w:val="18"/>
            <w:szCs w:val="14"/>
          </w:rPr>
          <w:fldChar w:fldCharType="end"/>
        </w:r>
      </w:sdtContent>
    </w:sdt>
  </w:p>
  <w:p w14:paraId="19B7C31D" w14:textId="77777777" w:rsidR="007D40C2" w:rsidRDefault="007D40C2">
    <w:pPr>
      <w:pStyle w:val="Header"/>
      <w:tabs>
        <w:tab w:val="clear" w:pos="4680"/>
        <w:tab w:val="clear" w:pos="936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AEA6" w14:textId="77777777" w:rsidR="00B07DA5" w:rsidRDefault="00B07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B64"/>
    <w:multiLevelType w:val="singleLevel"/>
    <w:tmpl w:val="4B60229C"/>
    <w:lvl w:ilvl="0">
      <w:start w:val="1"/>
      <w:numFmt w:val="bullet"/>
      <w:pStyle w:val="mrBullet13"/>
      <w:lvlText w:val=""/>
      <w:lvlJc w:val="left"/>
      <w:pPr>
        <w:tabs>
          <w:tab w:val="num" w:pos="360"/>
        </w:tabs>
        <w:ind w:left="360" w:hanging="360"/>
      </w:pPr>
      <w:rPr>
        <w:rFonts w:ascii="Wingdings" w:hAnsi="Wingdings" w:hint="default"/>
        <w:sz w:val="24"/>
      </w:rPr>
    </w:lvl>
  </w:abstractNum>
  <w:abstractNum w:abstractNumId="1" w15:restartNumberingAfterBreak="0">
    <w:nsid w:val="064406BF"/>
    <w:multiLevelType w:val="multilevel"/>
    <w:tmpl w:val="747646B2"/>
    <w:lvl w:ilvl="0">
      <w:start w:val="1"/>
      <w:numFmt w:val="decimal"/>
      <w:lvlText w:val="%1."/>
      <w:lvlJc w:val="left"/>
      <w:pPr>
        <w:tabs>
          <w:tab w:val="num" w:pos="720"/>
        </w:tabs>
        <w:ind w:left="720" w:hanging="720"/>
      </w:pPr>
      <w:rPr>
        <w:b/>
        <w:bCs/>
      </w:rPr>
    </w:lvl>
    <w:lvl w:ilvl="1">
      <w:start w:val="1"/>
      <w:numFmt w:val="lowerLetter"/>
      <w:lvlText w:val="%2."/>
      <w:lvlJc w:val="left"/>
      <w:pPr>
        <w:tabs>
          <w:tab w:val="num" w:pos="1440"/>
        </w:tabs>
        <w:ind w:left="1440" w:hanging="720"/>
      </w:pPr>
    </w:lvl>
    <w:lvl w:ilvl="2">
      <w:start w:val="1"/>
      <w:numFmt w:val="lowerRoman"/>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lowerLetter"/>
      <w:pStyle w:val="Heading5"/>
      <w:lvlText w:val="(%5)"/>
      <w:lvlJc w:val="left"/>
      <w:pPr>
        <w:tabs>
          <w:tab w:val="num" w:pos="3600"/>
        </w:tabs>
        <w:ind w:left="3600" w:hanging="720"/>
      </w:pPr>
    </w:lvl>
    <w:lvl w:ilvl="5">
      <w:start w:val="1"/>
      <w:numFmt w:val="lowerRoman"/>
      <w:pStyle w:val="Heading6"/>
      <w:lvlText w:val="(%6)"/>
      <w:lvlJc w:val="left"/>
      <w:pPr>
        <w:tabs>
          <w:tab w:val="num" w:pos="4320"/>
        </w:tabs>
        <w:ind w:left="4320" w:hanging="720"/>
      </w:pPr>
    </w:lvl>
    <w:lvl w:ilvl="6">
      <w:start w:val="1"/>
      <w:numFmt w:val="none"/>
      <w:pStyle w:val="Heading7"/>
      <w:lvlText w:val="%7"/>
      <w:lvlJc w:val="left"/>
      <w:pPr>
        <w:tabs>
          <w:tab w:val="num" w:pos="360"/>
        </w:tabs>
        <w:ind w:left="0" w:firstLine="0"/>
      </w:pPr>
    </w:lvl>
    <w:lvl w:ilvl="7">
      <w:start w:val="1"/>
      <w:numFmt w:val="none"/>
      <w:pStyle w:val="Heading8"/>
      <w:lvlText w:val="%8"/>
      <w:lvlJc w:val="left"/>
      <w:pPr>
        <w:tabs>
          <w:tab w:val="num" w:pos="360"/>
        </w:tabs>
        <w:ind w:left="0" w:firstLine="0"/>
      </w:pPr>
    </w:lvl>
    <w:lvl w:ilvl="8">
      <w:start w:val="1"/>
      <w:numFmt w:val="none"/>
      <w:pStyle w:val="Heading9"/>
      <w:lvlText w:val="%9"/>
      <w:lvlJc w:val="left"/>
      <w:pPr>
        <w:tabs>
          <w:tab w:val="num" w:pos="360"/>
        </w:tabs>
        <w:ind w:left="0" w:firstLine="0"/>
      </w:pPr>
    </w:lvl>
  </w:abstractNum>
  <w:abstractNum w:abstractNumId="2" w15:restartNumberingAfterBreak="0">
    <w:nsid w:val="0B5A2E5F"/>
    <w:multiLevelType w:val="singleLevel"/>
    <w:tmpl w:val="0A862802"/>
    <w:lvl w:ilvl="0">
      <w:start w:val="1"/>
      <w:numFmt w:val="bullet"/>
      <w:pStyle w:val="mrBullet7"/>
      <w:lvlText w:val="–"/>
      <w:lvlJc w:val="left"/>
      <w:pPr>
        <w:tabs>
          <w:tab w:val="num" w:pos="360"/>
        </w:tabs>
        <w:ind w:left="360" w:hanging="360"/>
      </w:pPr>
      <w:rPr>
        <w:rFonts w:ascii="Times New Roman" w:hAnsi="Times New Roman" w:hint="default"/>
        <w:sz w:val="24"/>
      </w:rPr>
    </w:lvl>
  </w:abstractNum>
  <w:abstractNum w:abstractNumId="3" w15:restartNumberingAfterBreak="0">
    <w:nsid w:val="0E6B3F81"/>
    <w:multiLevelType w:val="singleLevel"/>
    <w:tmpl w:val="1F84717A"/>
    <w:lvl w:ilvl="0">
      <w:start w:val="1"/>
      <w:numFmt w:val="bullet"/>
      <w:pStyle w:val="mrBullet9"/>
      <w:lvlText w:val=""/>
      <w:lvlJc w:val="left"/>
      <w:pPr>
        <w:tabs>
          <w:tab w:val="num" w:pos="360"/>
        </w:tabs>
        <w:ind w:left="360" w:hanging="360"/>
      </w:pPr>
      <w:rPr>
        <w:rFonts w:ascii="Monotype Sorts" w:hAnsi="Monotype Sorts" w:hint="default"/>
        <w:sz w:val="24"/>
      </w:rPr>
    </w:lvl>
  </w:abstractNum>
  <w:abstractNum w:abstractNumId="4" w15:restartNumberingAfterBreak="0">
    <w:nsid w:val="0F8A5DC5"/>
    <w:multiLevelType w:val="hybridMultilevel"/>
    <w:tmpl w:val="5A1E8ED4"/>
    <w:lvl w:ilvl="0" w:tplc="FFFFFFFF">
      <w:start w:val="1"/>
      <w:numFmt w:val="low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00A0D51"/>
    <w:multiLevelType w:val="singleLevel"/>
    <w:tmpl w:val="F2F0A402"/>
    <w:lvl w:ilvl="0">
      <w:start w:val="1"/>
      <w:numFmt w:val="bullet"/>
      <w:pStyle w:val="mrBullet12"/>
      <w:lvlText w:val=""/>
      <w:lvlJc w:val="left"/>
      <w:pPr>
        <w:tabs>
          <w:tab w:val="num" w:pos="360"/>
        </w:tabs>
        <w:ind w:left="360" w:hanging="360"/>
      </w:pPr>
      <w:rPr>
        <w:rFonts w:ascii="Symbol" w:hAnsi="Symbol" w:hint="default"/>
        <w:sz w:val="24"/>
      </w:rPr>
    </w:lvl>
  </w:abstractNum>
  <w:abstractNum w:abstractNumId="6" w15:restartNumberingAfterBreak="0">
    <w:nsid w:val="10E430AE"/>
    <w:multiLevelType w:val="hybridMultilevel"/>
    <w:tmpl w:val="E90E749A"/>
    <w:lvl w:ilvl="0" w:tplc="3ED24BE4">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1BDA3441"/>
    <w:multiLevelType w:val="hybridMultilevel"/>
    <w:tmpl w:val="9F9A4234"/>
    <w:lvl w:ilvl="0" w:tplc="10090019">
      <w:start w:val="1"/>
      <w:numFmt w:val="lowerLetter"/>
      <w:lvlText w:val="%1."/>
      <w:lvlJc w:val="left"/>
      <w:pPr>
        <w:ind w:left="720" w:hanging="360"/>
      </w:pPr>
    </w:lvl>
    <w:lvl w:ilvl="1" w:tplc="10090019">
      <w:start w:val="1"/>
      <w:numFmt w:val="lowerLetter"/>
      <w:lvlText w:val="%2."/>
      <w:lvlJc w:val="left"/>
      <w:pPr>
        <w:ind w:left="1440" w:hanging="360"/>
      </w:pPr>
    </w:lvl>
    <w:lvl w:ilvl="2" w:tplc="5E8A28D6">
      <w:start w:val="1"/>
      <w:numFmt w:val="lowerRoman"/>
      <w:lvlText w:val="(%3)"/>
      <w:lvlJc w:val="right"/>
      <w:pPr>
        <w:ind w:left="3600" w:hanging="180"/>
      </w:pPr>
      <w:rPr>
        <w:rFonts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FB87FE8"/>
    <w:multiLevelType w:val="singleLevel"/>
    <w:tmpl w:val="39169316"/>
    <w:lvl w:ilvl="0">
      <w:start w:val="1"/>
      <w:numFmt w:val="bullet"/>
      <w:pStyle w:val="mrBullet8"/>
      <w:lvlText w:val=""/>
      <w:lvlJc w:val="left"/>
      <w:pPr>
        <w:tabs>
          <w:tab w:val="num" w:pos="360"/>
        </w:tabs>
        <w:ind w:left="360" w:hanging="360"/>
      </w:pPr>
      <w:rPr>
        <w:rFonts w:ascii="Monotype Sorts" w:hAnsi="Monotype Sorts" w:hint="default"/>
      </w:rPr>
    </w:lvl>
  </w:abstractNum>
  <w:abstractNum w:abstractNumId="9" w15:restartNumberingAfterBreak="0">
    <w:nsid w:val="26210569"/>
    <w:multiLevelType w:val="singleLevel"/>
    <w:tmpl w:val="C08AFA94"/>
    <w:lvl w:ilvl="0">
      <w:start w:val="1"/>
      <w:numFmt w:val="bullet"/>
      <w:pStyle w:val="mrBullet5"/>
      <w:lvlText w:val=""/>
      <w:lvlJc w:val="left"/>
      <w:pPr>
        <w:tabs>
          <w:tab w:val="num" w:pos="360"/>
        </w:tabs>
        <w:ind w:left="360" w:hanging="360"/>
      </w:pPr>
      <w:rPr>
        <w:rFonts w:ascii="Monotype Sorts" w:hAnsi="Monotype Sorts" w:hint="default"/>
        <w:sz w:val="24"/>
      </w:rPr>
    </w:lvl>
  </w:abstractNum>
  <w:abstractNum w:abstractNumId="10" w15:restartNumberingAfterBreak="0">
    <w:nsid w:val="26704054"/>
    <w:multiLevelType w:val="singleLevel"/>
    <w:tmpl w:val="4E825818"/>
    <w:lvl w:ilvl="0">
      <w:start w:val="1"/>
      <w:numFmt w:val="bullet"/>
      <w:pStyle w:val="mrBullet4"/>
      <w:lvlText w:val=""/>
      <w:lvlJc w:val="left"/>
      <w:pPr>
        <w:tabs>
          <w:tab w:val="num" w:pos="360"/>
        </w:tabs>
        <w:ind w:left="360" w:hanging="360"/>
      </w:pPr>
      <w:rPr>
        <w:rFonts w:ascii="Wingdings" w:hAnsi="Wingdings" w:hint="default"/>
      </w:rPr>
    </w:lvl>
  </w:abstractNum>
  <w:abstractNum w:abstractNumId="11" w15:restartNumberingAfterBreak="0">
    <w:nsid w:val="27121FBE"/>
    <w:multiLevelType w:val="hybridMultilevel"/>
    <w:tmpl w:val="5608EB68"/>
    <w:lvl w:ilvl="0" w:tplc="FFFFFFFF">
      <w:start w:val="1"/>
      <w:numFmt w:val="lowerLetter"/>
      <w:lvlText w:val="(%1)"/>
      <w:lvlJc w:val="left"/>
      <w:pPr>
        <w:ind w:left="2520" w:hanging="720"/>
      </w:pPr>
      <w:rPr>
        <w:rFonts w:hint="default"/>
      </w:rPr>
    </w:lvl>
    <w:lvl w:ilvl="1" w:tplc="FFFFFFFF" w:tentative="1">
      <w:start w:val="1"/>
      <w:numFmt w:val="lowerLetter"/>
      <w:lvlText w:val="%2."/>
      <w:lvlJc w:val="left"/>
      <w:pPr>
        <w:ind w:left="2880" w:hanging="360"/>
      </w:pPr>
    </w:lvl>
    <w:lvl w:ilvl="2" w:tplc="FFFFFFFF">
      <w:start w:val="1"/>
      <w:numFmt w:val="lowerRoman"/>
      <w:lvlText w:val="%3."/>
      <w:lvlJc w:val="right"/>
      <w:pPr>
        <w:ind w:left="3600" w:hanging="180"/>
      </w:pPr>
    </w:lvl>
    <w:lvl w:ilvl="3" w:tplc="FFFFFFFF">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4E045C3"/>
    <w:multiLevelType w:val="singleLevel"/>
    <w:tmpl w:val="03A2AE60"/>
    <w:lvl w:ilvl="0">
      <w:start w:val="1"/>
      <w:numFmt w:val="bullet"/>
      <w:pStyle w:val="mrBullet3"/>
      <w:lvlText w:val=""/>
      <w:lvlJc w:val="left"/>
      <w:pPr>
        <w:tabs>
          <w:tab w:val="num" w:pos="360"/>
        </w:tabs>
        <w:ind w:left="360" w:hanging="360"/>
      </w:pPr>
      <w:rPr>
        <w:rFonts w:ascii="Wingdings" w:hAnsi="Wingdings" w:hint="default"/>
        <w:sz w:val="24"/>
      </w:rPr>
    </w:lvl>
  </w:abstractNum>
  <w:abstractNum w:abstractNumId="13" w15:restartNumberingAfterBreak="0">
    <w:nsid w:val="37160BE9"/>
    <w:multiLevelType w:val="singleLevel"/>
    <w:tmpl w:val="261C60AA"/>
    <w:lvl w:ilvl="0">
      <w:start w:val="1"/>
      <w:numFmt w:val="bullet"/>
      <w:pStyle w:val="mrBullet11"/>
      <w:lvlText w:val=""/>
      <w:lvlJc w:val="left"/>
      <w:pPr>
        <w:tabs>
          <w:tab w:val="num" w:pos="360"/>
        </w:tabs>
        <w:ind w:left="360" w:hanging="360"/>
      </w:pPr>
      <w:rPr>
        <w:rFonts w:ascii="Monotype Sorts" w:hAnsi="Monotype Sorts" w:hint="default"/>
        <w:sz w:val="24"/>
      </w:rPr>
    </w:lvl>
  </w:abstractNum>
  <w:abstractNum w:abstractNumId="14" w15:restartNumberingAfterBreak="0">
    <w:nsid w:val="3A6F7E65"/>
    <w:multiLevelType w:val="hybridMultilevel"/>
    <w:tmpl w:val="993E6816"/>
    <w:lvl w:ilvl="0" w:tplc="7CB80D9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467654BA"/>
    <w:multiLevelType w:val="hybridMultilevel"/>
    <w:tmpl w:val="D8222128"/>
    <w:lvl w:ilvl="0" w:tplc="42F410C4">
      <w:start w:val="1"/>
      <w:numFmt w:val="decimal"/>
      <w:lvlText w:val="%1."/>
      <w:lvlJc w:val="left"/>
      <w:pPr>
        <w:ind w:left="1080" w:hanging="360"/>
      </w:pPr>
      <w:rPr>
        <w:rFonts w:hint="default"/>
        <w:b/>
        <w:bCs/>
      </w:rPr>
    </w:lvl>
    <w:lvl w:ilvl="1" w:tplc="FFFFFFFF">
      <w:start w:val="1"/>
      <w:numFmt w:val="lowerRoman"/>
      <w:lvlText w:val="(%2)"/>
      <w:lvlJc w:val="right"/>
      <w:pPr>
        <w:ind w:left="3780" w:hanging="360"/>
      </w:pPr>
      <w:rPr>
        <w:rFonts w:hint="default"/>
      </w:r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7246998"/>
    <w:multiLevelType w:val="hybridMultilevel"/>
    <w:tmpl w:val="5A1E8ED4"/>
    <w:lvl w:ilvl="0" w:tplc="41A2301E">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4C1E68A6"/>
    <w:multiLevelType w:val="hybridMultilevel"/>
    <w:tmpl w:val="C25AA2D6"/>
    <w:lvl w:ilvl="0" w:tplc="5C62B1FC">
      <w:start w:val="1"/>
      <w:numFmt w:val="bullet"/>
      <w:pStyle w:val="mrBullet10"/>
      <w:lvlText w:val=""/>
      <w:lvlJc w:val="left"/>
      <w:pPr>
        <w:tabs>
          <w:tab w:val="num" w:pos="360"/>
        </w:tabs>
        <w:ind w:left="360" w:hanging="360"/>
      </w:pPr>
      <w:rPr>
        <w:rFonts w:ascii="Monotype Sorts" w:hAnsi="Monotype Sort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B62D4D"/>
    <w:multiLevelType w:val="singleLevel"/>
    <w:tmpl w:val="C53C00E8"/>
    <w:lvl w:ilvl="0">
      <w:start w:val="1"/>
      <w:numFmt w:val="bullet"/>
      <w:pStyle w:val="FilenameandPath"/>
      <w:lvlText w:val=""/>
      <w:lvlJc w:val="left"/>
      <w:pPr>
        <w:tabs>
          <w:tab w:val="num" w:pos="360"/>
        </w:tabs>
        <w:ind w:left="360" w:hanging="360"/>
      </w:pPr>
      <w:rPr>
        <w:rFonts w:ascii="Symbol" w:hAnsi="Symbol" w:hint="default"/>
      </w:rPr>
    </w:lvl>
  </w:abstractNum>
  <w:abstractNum w:abstractNumId="19" w15:restartNumberingAfterBreak="0">
    <w:nsid w:val="4E42001E"/>
    <w:multiLevelType w:val="hybridMultilevel"/>
    <w:tmpl w:val="5608EB68"/>
    <w:lvl w:ilvl="0" w:tplc="2878DFEE">
      <w:start w:val="1"/>
      <w:numFmt w:val="lowerLetter"/>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0F765CF"/>
    <w:multiLevelType w:val="hybridMultilevel"/>
    <w:tmpl w:val="6876E898"/>
    <w:lvl w:ilvl="0" w:tplc="1009001B">
      <w:start w:val="1"/>
      <w:numFmt w:val="lowerRoman"/>
      <w:lvlText w:val="%1."/>
      <w:lvlJc w:val="right"/>
      <w:pPr>
        <w:ind w:left="1080" w:hanging="360"/>
      </w:pPr>
      <w:rPr>
        <w:rFonts w:hint="default"/>
      </w:rPr>
    </w:lvl>
    <w:lvl w:ilvl="1" w:tplc="99CE03FE">
      <w:start w:val="1"/>
      <w:numFmt w:val="lowerRoman"/>
      <w:lvlText w:val="(%2)"/>
      <w:lvlJc w:val="right"/>
      <w:pPr>
        <w:ind w:left="3780" w:hanging="360"/>
      </w:pPr>
      <w:rPr>
        <w:rFonts w:hint="default"/>
      </w:rPr>
    </w:lvl>
    <w:lvl w:ilvl="2" w:tplc="A156EC62">
      <w:start w:val="1"/>
      <w:numFmt w:val="decimal"/>
      <w:lvlText w:val="%3."/>
      <w:lvlJc w:val="left"/>
      <w:pPr>
        <w:ind w:left="3060" w:hanging="72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2787CE6"/>
    <w:multiLevelType w:val="singleLevel"/>
    <w:tmpl w:val="724E98B4"/>
    <w:lvl w:ilvl="0">
      <w:start w:val="1"/>
      <w:numFmt w:val="bullet"/>
      <w:pStyle w:val="mrBullet2"/>
      <w:lvlText w:val=""/>
      <w:lvlJc w:val="left"/>
      <w:pPr>
        <w:tabs>
          <w:tab w:val="num" w:pos="1080"/>
        </w:tabs>
        <w:ind w:left="1080" w:hanging="360"/>
      </w:pPr>
      <w:rPr>
        <w:rFonts w:ascii="Symbol" w:hAnsi="Symbol" w:hint="default"/>
      </w:rPr>
    </w:lvl>
  </w:abstractNum>
  <w:abstractNum w:abstractNumId="22" w15:restartNumberingAfterBreak="0">
    <w:nsid w:val="53F345D3"/>
    <w:multiLevelType w:val="singleLevel"/>
    <w:tmpl w:val="02CC874E"/>
    <w:lvl w:ilvl="0">
      <w:start w:val="1"/>
      <w:numFmt w:val="bullet"/>
      <w:pStyle w:val="mrBullet6"/>
      <w:lvlText w:val=""/>
      <w:lvlJc w:val="left"/>
      <w:pPr>
        <w:tabs>
          <w:tab w:val="num" w:pos="360"/>
        </w:tabs>
        <w:ind w:left="360" w:hanging="360"/>
      </w:pPr>
      <w:rPr>
        <w:rFonts w:ascii="Monotype Sorts" w:hAnsi="Monotype Sorts" w:hint="default"/>
      </w:rPr>
    </w:lvl>
  </w:abstractNum>
  <w:abstractNum w:abstractNumId="23" w15:restartNumberingAfterBreak="0">
    <w:nsid w:val="547A15B5"/>
    <w:multiLevelType w:val="hybridMultilevel"/>
    <w:tmpl w:val="F64EBCF4"/>
    <w:lvl w:ilvl="0" w:tplc="E7A8C002">
      <w:start w:val="1"/>
      <w:numFmt w:val="bullet"/>
      <w:pStyle w:val="mrBullet15"/>
      <w:lvlText w:val=""/>
      <w:lvlJc w:val="left"/>
      <w:pPr>
        <w:tabs>
          <w:tab w:val="num" w:pos="360"/>
        </w:tabs>
        <w:ind w:left="360" w:hanging="360"/>
      </w:pPr>
      <w:rPr>
        <w:rFonts w:ascii="Wingdings 2" w:hAnsi="Wingdings 2"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10758F"/>
    <w:multiLevelType w:val="hybridMultilevel"/>
    <w:tmpl w:val="8FB48A14"/>
    <w:lvl w:ilvl="0" w:tplc="5EB6E3A4">
      <w:start w:val="1"/>
      <w:numFmt w:val="lowerLetter"/>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5B9C34B8"/>
    <w:multiLevelType w:val="hybridMultilevel"/>
    <w:tmpl w:val="9C34080C"/>
    <w:lvl w:ilvl="0" w:tplc="B1268B0A">
      <w:start w:val="1"/>
      <w:numFmt w:val="bullet"/>
      <w:pStyle w:val="mrBullet1"/>
      <w:lvlText w:val=""/>
      <w:lvlJc w:val="left"/>
      <w:pPr>
        <w:ind w:left="36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E72058D"/>
    <w:multiLevelType w:val="hybridMultilevel"/>
    <w:tmpl w:val="15B88386"/>
    <w:lvl w:ilvl="0" w:tplc="19FE69EC">
      <w:start w:val="1"/>
      <w:numFmt w:val="bullet"/>
      <w:pStyle w:val="mrBullet14"/>
      <w:lvlText w:val="»"/>
      <w:lvlJc w:val="left"/>
      <w:pPr>
        <w:tabs>
          <w:tab w:val="num" w:pos="360"/>
        </w:tabs>
        <w:ind w:left="360" w:hanging="360"/>
      </w:pPr>
      <w:rPr>
        <w:rFonts w:ascii="Tahoma" w:hAnsi="Tahoma"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A1540EA"/>
    <w:multiLevelType w:val="multilevel"/>
    <w:tmpl w:val="08924D2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33428578">
    <w:abstractNumId w:val="18"/>
  </w:num>
  <w:num w:numId="2" w16cid:durableId="1079055195">
    <w:abstractNumId w:val="1"/>
  </w:num>
  <w:num w:numId="3" w16cid:durableId="1891073517">
    <w:abstractNumId w:val="17"/>
  </w:num>
  <w:num w:numId="4" w16cid:durableId="1838841446">
    <w:abstractNumId w:val="13"/>
  </w:num>
  <w:num w:numId="5" w16cid:durableId="972364436">
    <w:abstractNumId w:val="5"/>
  </w:num>
  <w:num w:numId="6" w16cid:durableId="518662652">
    <w:abstractNumId w:val="0"/>
  </w:num>
  <w:num w:numId="7" w16cid:durableId="2127193112">
    <w:abstractNumId w:val="26"/>
  </w:num>
  <w:num w:numId="8" w16cid:durableId="479809388">
    <w:abstractNumId w:val="23"/>
  </w:num>
  <w:num w:numId="9" w16cid:durableId="1951546883">
    <w:abstractNumId w:val="21"/>
  </w:num>
  <w:num w:numId="10" w16cid:durableId="1087072270">
    <w:abstractNumId w:val="12"/>
  </w:num>
  <w:num w:numId="11" w16cid:durableId="450441922">
    <w:abstractNumId w:val="10"/>
  </w:num>
  <w:num w:numId="12" w16cid:durableId="1974630481">
    <w:abstractNumId w:val="9"/>
  </w:num>
  <w:num w:numId="13" w16cid:durableId="5326728">
    <w:abstractNumId w:val="22"/>
  </w:num>
  <w:num w:numId="14" w16cid:durableId="1656453912">
    <w:abstractNumId w:val="2"/>
  </w:num>
  <w:num w:numId="15" w16cid:durableId="243997208">
    <w:abstractNumId w:val="8"/>
  </w:num>
  <w:num w:numId="16" w16cid:durableId="1331057149">
    <w:abstractNumId w:val="3"/>
  </w:num>
  <w:num w:numId="17" w16cid:durableId="180825485">
    <w:abstractNumId w:val="25"/>
  </w:num>
  <w:num w:numId="18" w16cid:durableId="2083941230">
    <w:abstractNumId w:val="24"/>
  </w:num>
  <w:num w:numId="19" w16cid:durableId="256986531">
    <w:abstractNumId w:val="6"/>
  </w:num>
  <w:num w:numId="20" w16cid:durableId="2138906789">
    <w:abstractNumId w:val="19"/>
  </w:num>
  <w:num w:numId="21" w16cid:durableId="1897160105">
    <w:abstractNumId w:val="11"/>
  </w:num>
  <w:num w:numId="22" w16cid:durableId="1316639500">
    <w:abstractNumId w:val="14"/>
  </w:num>
  <w:num w:numId="23" w16cid:durableId="164249899">
    <w:abstractNumId w:val="20"/>
  </w:num>
  <w:num w:numId="24" w16cid:durableId="227689133">
    <w:abstractNumId w:val="7"/>
  </w:num>
  <w:num w:numId="25" w16cid:durableId="612859862">
    <w:abstractNumId w:val="15"/>
  </w:num>
  <w:num w:numId="26" w16cid:durableId="1370765516">
    <w:abstractNumId w:val="16"/>
  </w:num>
  <w:num w:numId="27" w16cid:durableId="639263480">
    <w:abstractNumId w:val="4"/>
  </w:num>
  <w:num w:numId="28" w16cid:durableId="638801218">
    <w:abstractNumId w:val="2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Latimer">
    <w15:presenceInfo w15:providerId="AD" w15:userId="S::tim@businessasaforceforgood.ca::a58b7d9a-211b-4014-8f8a-501978bda4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Formatting/>
  <w:defaultTabStop w:val="720"/>
  <w:clickAndTypeStyle w:val="BodyText"/>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RPathString" w:val="20204252 - 4131-6702-0634 v.1"/>
  </w:docVars>
  <w:rsids>
    <w:rsidRoot w:val="002F6D09"/>
    <w:rsid w:val="000178D0"/>
    <w:rsid w:val="00022E3E"/>
    <w:rsid w:val="00027D0E"/>
    <w:rsid w:val="00031EC7"/>
    <w:rsid w:val="00037E3F"/>
    <w:rsid w:val="000415D6"/>
    <w:rsid w:val="00092A55"/>
    <w:rsid w:val="000931F9"/>
    <w:rsid w:val="00096FE8"/>
    <w:rsid w:val="000B3A27"/>
    <w:rsid w:val="000C48C4"/>
    <w:rsid w:val="000F3B42"/>
    <w:rsid w:val="00101162"/>
    <w:rsid w:val="00146BC9"/>
    <w:rsid w:val="00154CBA"/>
    <w:rsid w:val="001621BA"/>
    <w:rsid w:val="00194468"/>
    <w:rsid w:val="001A1C7F"/>
    <w:rsid w:val="001A70CF"/>
    <w:rsid w:val="001C42AC"/>
    <w:rsid w:val="001C5FD9"/>
    <w:rsid w:val="001D6765"/>
    <w:rsid w:val="00201490"/>
    <w:rsid w:val="002076FA"/>
    <w:rsid w:val="00213E70"/>
    <w:rsid w:val="00234EE6"/>
    <w:rsid w:val="0023637F"/>
    <w:rsid w:val="00252E08"/>
    <w:rsid w:val="00253C9E"/>
    <w:rsid w:val="00256B21"/>
    <w:rsid w:val="00294D71"/>
    <w:rsid w:val="002A76A9"/>
    <w:rsid w:val="002D62D3"/>
    <w:rsid w:val="002E2EB4"/>
    <w:rsid w:val="002F40AE"/>
    <w:rsid w:val="002F6D09"/>
    <w:rsid w:val="0030027E"/>
    <w:rsid w:val="00303701"/>
    <w:rsid w:val="00313BE6"/>
    <w:rsid w:val="00333C2B"/>
    <w:rsid w:val="00333FB5"/>
    <w:rsid w:val="00350AD7"/>
    <w:rsid w:val="003719C6"/>
    <w:rsid w:val="00397A84"/>
    <w:rsid w:val="003A22EC"/>
    <w:rsid w:val="003D737D"/>
    <w:rsid w:val="003E4C38"/>
    <w:rsid w:val="003F4562"/>
    <w:rsid w:val="003F521E"/>
    <w:rsid w:val="00401E2D"/>
    <w:rsid w:val="00403D42"/>
    <w:rsid w:val="00404E11"/>
    <w:rsid w:val="00420112"/>
    <w:rsid w:val="004323F3"/>
    <w:rsid w:val="00440483"/>
    <w:rsid w:val="00443683"/>
    <w:rsid w:val="00446E5F"/>
    <w:rsid w:val="004914DB"/>
    <w:rsid w:val="004D77CC"/>
    <w:rsid w:val="004E3D16"/>
    <w:rsid w:val="004F3A81"/>
    <w:rsid w:val="00500D3F"/>
    <w:rsid w:val="00505D44"/>
    <w:rsid w:val="005175D2"/>
    <w:rsid w:val="00530264"/>
    <w:rsid w:val="00553BB1"/>
    <w:rsid w:val="005730FA"/>
    <w:rsid w:val="00575A07"/>
    <w:rsid w:val="00587A97"/>
    <w:rsid w:val="005900B6"/>
    <w:rsid w:val="005B2C72"/>
    <w:rsid w:val="005B542C"/>
    <w:rsid w:val="005C28F7"/>
    <w:rsid w:val="005D6EF5"/>
    <w:rsid w:val="005E12A8"/>
    <w:rsid w:val="00605E76"/>
    <w:rsid w:val="00614471"/>
    <w:rsid w:val="0062324F"/>
    <w:rsid w:val="00625021"/>
    <w:rsid w:val="00640E87"/>
    <w:rsid w:val="00651F8C"/>
    <w:rsid w:val="006A6005"/>
    <w:rsid w:val="006B2783"/>
    <w:rsid w:val="006B7E11"/>
    <w:rsid w:val="006C52BF"/>
    <w:rsid w:val="006E0274"/>
    <w:rsid w:val="006E2EC8"/>
    <w:rsid w:val="00711570"/>
    <w:rsid w:val="00711D4F"/>
    <w:rsid w:val="00720239"/>
    <w:rsid w:val="00723BF1"/>
    <w:rsid w:val="00724356"/>
    <w:rsid w:val="0073741A"/>
    <w:rsid w:val="0078443D"/>
    <w:rsid w:val="0079088E"/>
    <w:rsid w:val="007908E0"/>
    <w:rsid w:val="007A30E6"/>
    <w:rsid w:val="007C33AA"/>
    <w:rsid w:val="007D039A"/>
    <w:rsid w:val="007D13D3"/>
    <w:rsid w:val="007D40C2"/>
    <w:rsid w:val="007E4AEB"/>
    <w:rsid w:val="007E7D46"/>
    <w:rsid w:val="007F2EFD"/>
    <w:rsid w:val="00820DCA"/>
    <w:rsid w:val="0083286B"/>
    <w:rsid w:val="00854583"/>
    <w:rsid w:val="00855C90"/>
    <w:rsid w:val="008600F9"/>
    <w:rsid w:val="00870B46"/>
    <w:rsid w:val="0088207C"/>
    <w:rsid w:val="00885C1C"/>
    <w:rsid w:val="008923F0"/>
    <w:rsid w:val="008968E7"/>
    <w:rsid w:val="008A7CAB"/>
    <w:rsid w:val="008C699E"/>
    <w:rsid w:val="008E0B1A"/>
    <w:rsid w:val="009133C1"/>
    <w:rsid w:val="009145F9"/>
    <w:rsid w:val="00927961"/>
    <w:rsid w:val="0093260F"/>
    <w:rsid w:val="00961E39"/>
    <w:rsid w:val="00967062"/>
    <w:rsid w:val="009706FB"/>
    <w:rsid w:val="00977235"/>
    <w:rsid w:val="00997E29"/>
    <w:rsid w:val="009A0960"/>
    <w:rsid w:val="009A0E3F"/>
    <w:rsid w:val="009A7826"/>
    <w:rsid w:val="009C04D7"/>
    <w:rsid w:val="009D5FB2"/>
    <w:rsid w:val="009E7762"/>
    <w:rsid w:val="00A2485B"/>
    <w:rsid w:val="00A4528E"/>
    <w:rsid w:val="00A459E2"/>
    <w:rsid w:val="00A53975"/>
    <w:rsid w:val="00A62E88"/>
    <w:rsid w:val="00A64C0D"/>
    <w:rsid w:val="00A67DA0"/>
    <w:rsid w:val="00A845ED"/>
    <w:rsid w:val="00A94667"/>
    <w:rsid w:val="00AB03AF"/>
    <w:rsid w:val="00AB52B1"/>
    <w:rsid w:val="00B04BFD"/>
    <w:rsid w:val="00B07DA5"/>
    <w:rsid w:val="00B15531"/>
    <w:rsid w:val="00B17B70"/>
    <w:rsid w:val="00B3040A"/>
    <w:rsid w:val="00B33DA0"/>
    <w:rsid w:val="00B41088"/>
    <w:rsid w:val="00B518E5"/>
    <w:rsid w:val="00B75CB6"/>
    <w:rsid w:val="00B93636"/>
    <w:rsid w:val="00BE5280"/>
    <w:rsid w:val="00C0783E"/>
    <w:rsid w:val="00C25F30"/>
    <w:rsid w:val="00C36B57"/>
    <w:rsid w:val="00C43284"/>
    <w:rsid w:val="00C55DCA"/>
    <w:rsid w:val="00C63522"/>
    <w:rsid w:val="00C73316"/>
    <w:rsid w:val="00C806B3"/>
    <w:rsid w:val="00C81982"/>
    <w:rsid w:val="00C863F4"/>
    <w:rsid w:val="00C90B05"/>
    <w:rsid w:val="00CB7AB4"/>
    <w:rsid w:val="00CC40CF"/>
    <w:rsid w:val="00CF14EF"/>
    <w:rsid w:val="00CF1F70"/>
    <w:rsid w:val="00CF34F8"/>
    <w:rsid w:val="00CF7070"/>
    <w:rsid w:val="00D02FC9"/>
    <w:rsid w:val="00D12FE3"/>
    <w:rsid w:val="00D15D32"/>
    <w:rsid w:val="00D51F1E"/>
    <w:rsid w:val="00D55890"/>
    <w:rsid w:val="00D70589"/>
    <w:rsid w:val="00D74E8B"/>
    <w:rsid w:val="00D84E0F"/>
    <w:rsid w:val="00DA11F7"/>
    <w:rsid w:val="00DA1D23"/>
    <w:rsid w:val="00DB4F49"/>
    <w:rsid w:val="00DC5169"/>
    <w:rsid w:val="00DC7AB4"/>
    <w:rsid w:val="00DE0C6D"/>
    <w:rsid w:val="00DE0FBB"/>
    <w:rsid w:val="00DF34DC"/>
    <w:rsid w:val="00DF7F59"/>
    <w:rsid w:val="00E109B8"/>
    <w:rsid w:val="00E33974"/>
    <w:rsid w:val="00E509C9"/>
    <w:rsid w:val="00E53A13"/>
    <w:rsid w:val="00E5796F"/>
    <w:rsid w:val="00E779D5"/>
    <w:rsid w:val="00E81D5F"/>
    <w:rsid w:val="00E95615"/>
    <w:rsid w:val="00E9723C"/>
    <w:rsid w:val="00ED04FD"/>
    <w:rsid w:val="00ED3D69"/>
    <w:rsid w:val="00EE309F"/>
    <w:rsid w:val="00F0127F"/>
    <w:rsid w:val="00F52165"/>
    <w:rsid w:val="00F614E4"/>
    <w:rsid w:val="00F641FB"/>
    <w:rsid w:val="00F679B2"/>
    <w:rsid w:val="00F72424"/>
    <w:rsid w:val="00FA7944"/>
    <w:rsid w:val="00FA7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91A9"/>
  <w15:chartTrackingRefBased/>
  <w15:docId w15:val="{35A8AEE0-B125-46D8-AFFB-ACA3ACCC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iPriority="0"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A7944"/>
    <w:pPr>
      <w:spacing w:after="0" w:line="240" w:lineRule="auto"/>
    </w:pPr>
    <w:rPr>
      <w:rFonts w:ascii="Open Sans" w:hAnsi="Open Sans" w:cs="Times New Roman"/>
      <w:sz w:val="24"/>
      <w:szCs w:val="20"/>
    </w:rPr>
  </w:style>
  <w:style w:type="paragraph" w:styleId="Heading1">
    <w:name w:val="heading 1"/>
    <w:aliases w:val="h1"/>
    <w:basedOn w:val="Normal"/>
    <w:link w:val="Heading1Char"/>
    <w:qFormat/>
    <w:rsid w:val="003F4562"/>
    <w:pPr>
      <w:spacing w:before="240"/>
      <w:ind w:left="720" w:hanging="720"/>
      <w:jc w:val="center"/>
      <w:outlineLvl w:val="0"/>
    </w:pPr>
    <w:rPr>
      <w:rFonts w:ascii="Aptos" w:hAnsi="Aptos"/>
      <w:b/>
      <w:bCs/>
      <w:szCs w:val="24"/>
    </w:rPr>
  </w:style>
  <w:style w:type="paragraph" w:styleId="Heading2">
    <w:name w:val="heading 2"/>
    <w:aliases w:val="h2"/>
    <w:basedOn w:val="Normal"/>
    <w:link w:val="Heading2Char"/>
    <w:qFormat/>
    <w:rsid w:val="00404E11"/>
    <w:pPr>
      <w:spacing w:before="240"/>
      <w:jc w:val="both"/>
      <w:outlineLvl w:val="1"/>
    </w:pPr>
    <w:rPr>
      <w:rFonts w:ascii="Aptos" w:hAnsi="Aptos"/>
      <w:b/>
      <w:bCs/>
    </w:rPr>
  </w:style>
  <w:style w:type="paragraph" w:styleId="Heading3">
    <w:name w:val="heading 3"/>
    <w:aliases w:val="h3"/>
    <w:basedOn w:val="Normal"/>
    <w:link w:val="Heading3Char"/>
    <w:qFormat/>
    <w:pPr>
      <w:numPr>
        <w:ilvl w:val="2"/>
        <w:numId w:val="2"/>
      </w:numPr>
      <w:spacing w:before="240"/>
      <w:jc w:val="both"/>
      <w:outlineLvl w:val="2"/>
    </w:pPr>
  </w:style>
  <w:style w:type="paragraph" w:styleId="Heading4">
    <w:name w:val="heading 4"/>
    <w:aliases w:val="h4"/>
    <w:basedOn w:val="Normal"/>
    <w:link w:val="Heading4Char"/>
    <w:qFormat/>
    <w:pPr>
      <w:numPr>
        <w:ilvl w:val="3"/>
        <w:numId w:val="2"/>
      </w:numPr>
      <w:spacing w:before="240"/>
      <w:jc w:val="both"/>
      <w:outlineLvl w:val="3"/>
    </w:pPr>
  </w:style>
  <w:style w:type="paragraph" w:styleId="Heading5">
    <w:name w:val="heading 5"/>
    <w:aliases w:val="h5"/>
    <w:basedOn w:val="Normal"/>
    <w:link w:val="Heading5Char"/>
    <w:qFormat/>
    <w:pPr>
      <w:numPr>
        <w:ilvl w:val="4"/>
        <w:numId w:val="2"/>
      </w:numPr>
      <w:spacing w:before="240"/>
      <w:jc w:val="both"/>
      <w:outlineLvl w:val="4"/>
    </w:pPr>
  </w:style>
  <w:style w:type="paragraph" w:styleId="Heading6">
    <w:name w:val="heading 6"/>
    <w:aliases w:val="h6"/>
    <w:basedOn w:val="Normal"/>
    <w:link w:val="Heading6Char"/>
    <w:qFormat/>
    <w:pPr>
      <w:numPr>
        <w:ilvl w:val="5"/>
        <w:numId w:val="2"/>
      </w:numPr>
      <w:spacing w:before="240"/>
      <w:jc w:val="both"/>
      <w:outlineLvl w:val="5"/>
    </w:pPr>
  </w:style>
  <w:style w:type="paragraph" w:styleId="Heading7">
    <w:name w:val="heading 7"/>
    <w:aliases w:val="h7"/>
    <w:basedOn w:val="Normal"/>
    <w:link w:val="Heading7Char"/>
    <w:qFormat/>
    <w:pPr>
      <w:numPr>
        <w:ilvl w:val="6"/>
        <w:numId w:val="2"/>
      </w:numPr>
      <w:outlineLvl w:val="6"/>
    </w:pPr>
  </w:style>
  <w:style w:type="paragraph" w:styleId="Heading8">
    <w:name w:val="heading 8"/>
    <w:aliases w:val="h8"/>
    <w:basedOn w:val="Normal"/>
    <w:link w:val="Heading8Char"/>
    <w:qFormat/>
    <w:pPr>
      <w:numPr>
        <w:ilvl w:val="7"/>
        <w:numId w:val="2"/>
      </w:numPr>
      <w:outlineLvl w:val="7"/>
    </w:pPr>
  </w:style>
  <w:style w:type="paragraph" w:styleId="Heading9">
    <w:name w:val="heading 9"/>
    <w:aliases w:val="h9"/>
    <w:basedOn w:val="Normal"/>
    <w:link w:val="Heading9Char"/>
    <w:qFormat/>
    <w:pPr>
      <w:numPr>
        <w:ilvl w:val="8"/>
        <w:numId w:val="2"/>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jc w:val="both"/>
    </w:pPr>
  </w:style>
  <w:style w:type="character" w:customStyle="1" w:styleId="HeaderChar">
    <w:name w:val="Header Char"/>
    <w:basedOn w:val="DefaultParagraphFont"/>
    <w:link w:val="Header"/>
    <w:rPr>
      <w:rFonts w:ascii="Times New Roman" w:eastAsia="Times New Roman" w:hAnsi="Times New Roman" w:cs="Times New Roman"/>
      <w:sz w:val="24"/>
      <w:szCs w:val="20"/>
    </w:rPr>
  </w:style>
  <w:style w:type="paragraph" w:styleId="Footer">
    <w:name w:val="footer"/>
    <w:basedOn w:val="Normal"/>
    <w:link w:val="FooterChar"/>
    <w:pPr>
      <w:tabs>
        <w:tab w:val="center" w:pos="4680"/>
        <w:tab w:val="right" w:pos="9360"/>
      </w:tabs>
      <w:jc w:val="both"/>
    </w:pPr>
  </w:style>
  <w:style w:type="character" w:customStyle="1" w:styleId="FooterChar">
    <w:name w:val="Footer Char"/>
    <w:basedOn w:val="DefaultParagraphFont"/>
    <w:link w:val="Footer"/>
    <w:rPr>
      <w:rFonts w:ascii="Times New Roman" w:eastAsia="Times New Roman" w:hAnsi="Times New Roman" w:cs="Times New Roman"/>
      <w:sz w:val="24"/>
      <w:szCs w:val="20"/>
    </w:rPr>
  </w:style>
  <w:style w:type="paragraph" w:customStyle="1" w:styleId="auto-dateforfooter">
    <w:name w:val="auto-date for footer"/>
    <w:pPr>
      <w:tabs>
        <w:tab w:val="center" w:pos="4320"/>
        <w:tab w:val="right" w:pos="8640"/>
      </w:tabs>
      <w:spacing w:after="0" w:line="240" w:lineRule="auto"/>
      <w:jc w:val="both"/>
    </w:pPr>
    <w:rPr>
      <w:rFonts w:ascii="Tms Rmn" w:hAnsi="Tms Rmn" w:cs="Times New Roman"/>
      <w:szCs w:val="20"/>
      <w:lang w:val="en-GB"/>
    </w:rPr>
  </w:style>
  <w:style w:type="paragraph" w:styleId="BodyText">
    <w:name w:val="Body Text"/>
    <w:aliases w:val="bt"/>
    <w:basedOn w:val="Normal"/>
    <w:link w:val="BodyTextChar"/>
    <w:qFormat/>
    <w:rsid w:val="0073741A"/>
    <w:pPr>
      <w:suppressAutoHyphens/>
      <w:spacing w:before="240"/>
      <w:jc w:val="both"/>
    </w:pPr>
    <w:rPr>
      <w:sz w:val="22"/>
    </w:rPr>
  </w:style>
  <w:style w:type="character" w:customStyle="1" w:styleId="BodyTextChar">
    <w:name w:val="Body Text Char"/>
    <w:aliases w:val="bt Char"/>
    <w:basedOn w:val="DefaultParagraphFont"/>
    <w:link w:val="BodyText"/>
    <w:rsid w:val="0073741A"/>
    <w:rPr>
      <w:rFonts w:ascii="Open Sans" w:hAnsi="Open Sans" w:cs="Times New Roman"/>
      <w:szCs w:val="20"/>
    </w:rPr>
  </w:style>
  <w:style w:type="paragraph" w:customStyle="1" w:styleId="BodyTextSingle">
    <w:name w:val="BodyTextSingle"/>
    <w:aliases w:val="bts"/>
    <w:basedOn w:val="BodyText"/>
    <w:rsid w:val="00553BB1"/>
    <w:pPr>
      <w:suppressAutoHyphens w:val="0"/>
      <w:spacing w:before="0"/>
      <w:jc w:val="left"/>
    </w:pPr>
  </w:style>
  <w:style w:type="character" w:styleId="CommentReference">
    <w:name w:val="annotation reference"/>
    <w:basedOn w:val="DefaultParagraphFont"/>
    <w:semiHidden/>
    <w:rsid w:val="00B41088"/>
    <w:rPr>
      <w:rFonts w:ascii="Bookman Old Style" w:hAnsi="Bookman Old Style"/>
      <w:b/>
      <w:vanish/>
      <w:sz w:val="28"/>
    </w:rPr>
  </w:style>
  <w:style w:type="paragraph" w:styleId="CommentText">
    <w:name w:val="annotation text"/>
    <w:basedOn w:val="Normal"/>
    <w:link w:val="CommentTextChar"/>
    <w:semiHidden/>
    <w:pPr>
      <w:spacing w:before="120"/>
    </w:pPr>
    <w:rPr>
      <w:rFonts w:ascii="Arial" w:hAnsi="Arial"/>
      <w:lang w:val="en-GB"/>
    </w:rPr>
  </w:style>
  <w:style w:type="character" w:customStyle="1" w:styleId="CommentTextChar">
    <w:name w:val="Comment Text Char"/>
    <w:basedOn w:val="DefaultParagraphFont"/>
    <w:link w:val="CommentText"/>
    <w:semiHidden/>
    <w:rPr>
      <w:rFonts w:ascii="Arial" w:eastAsia="Times New Roman" w:hAnsi="Arial" w:cs="Times New Roman"/>
      <w:sz w:val="24"/>
      <w:szCs w:val="20"/>
      <w:lang w:val="en-GB"/>
    </w:rPr>
  </w:style>
  <w:style w:type="character" w:styleId="EndnoteReference">
    <w:name w:val="endnote reference"/>
    <w:basedOn w:val="DefaultParagraphFont"/>
    <w:semiHidden/>
    <w:rPr>
      <w:vertAlign w:val="superscript"/>
    </w:rPr>
  </w:style>
  <w:style w:type="paragraph" w:styleId="EndnoteText">
    <w:name w:val="endnote text"/>
    <w:basedOn w:val="Normal"/>
    <w:link w:val="EndnoteTextChar"/>
    <w:semiHidden/>
    <w:rsid w:val="00294D71"/>
    <w:pPr>
      <w:spacing w:after="120"/>
      <w:jc w:val="both"/>
    </w:pPr>
  </w:style>
  <w:style w:type="character" w:customStyle="1" w:styleId="EndnoteTextChar">
    <w:name w:val="Endnote Text Char"/>
    <w:basedOn w:val="DefaultParagraphFont"/>
    <w:link w:val="EndnoteText"/>
    <w:semiHidden/>
    <w:rsid w:val="00294D71"/>
    <w:rPr>
      <w:rFonts w:ascii="Times New Roman" w:hAnsi="Times New Roman" w:cs="Times New Roman"/>
      <w:sz w:val="24"/>
      <w:szCs w:val="20"/>
    </w:rPr>
  </w:style>
  <w:style w:type="paragraph" w:styleId="EnvelopeAddress">
    <w:name w:val="envelope address"/>
    <w:basedOn w:val="Normal"/>
    <w:pPr>
      <w:framePr w:w="7920" w:h="1980" w:hRule="exact" w:hSpace="180" w:wrap="auto" w:hAnchor="page" w:xAlign="center" w:yAlign="bottom"/>
      <w:ind w:left="2880"/>
      <w:jc w:val="both"/>
    </w:pPr>
    <w:rPr>
      <w:rFonts w:ascii="Arial" w:hAnsi="Arial"/>
      <w:b/>
      <w:lang w:val="en-GB"/>
    </w:rPr>
  </w:style>
  <w:style w:type="paragraph" w:styleId="EnvelopeReturn">
    <w:name w:val="envelope return"/>
    <w:basedOn w:val="Normal"/>
    <w:pPr>
      <w:framePr w:w="4320" w:h="1440" w:hRule="exact" w:hSpace="180" w:wrap="auto" w:vAnchor="page" w:hAnchor="page" w:x="1873" w:y="1801"/>
      <w:jc w:val="both"/>
    </w:pPr>
    <w:rPr>
      <w:rFonts w:ascii="Arial" w:hAnsi="Arial"/>
      <w:sz w:val="20"/>
      <w:lang w:val="en-GB"/>
    </w:rPr>
  </w:style>
  <w:style w:type="paragraph" w:customStyle="1" w:styleId="FilenameandPath">
    <w:name w:val="Filename and Path"/>
    <w:rsid w:val="0062324F"/>
    <w:pPr>
      <w:numPr>
        <w:numId w:val="1"/>
      </w:numPr>
      <w:spacing w:before="120" w:after="0" w:line="240" w:lineRule="auto"/>
      <w:jc w:val="both"/>
    </w:pPr>
    <w:rPr>
      <w:rFonts w:ascii="Open Sans" w:hAnsi="Open Sans" w:cs="Times New Roman"/>
      <w:noProof/>
      <w:sz w:val="14"/>
      <w:szCs w:val="20"/>
    </w:rPr>
  </w:style>
  <w:style w:type="character" w:styleId="FollowedHyperlink">
    <w:name w:val="FollowedHyperlink"/>
    <w:basedOn w:val="DefaultParagraphFont"/>
    <w:rPr>
      <w:color w:val="000080"/>
      <w:u w:val="single"/>
    </w:rPr>
  </w:style>
  <w:style w:type="character" w:styleId="FootnoteReference">
    <w:name w:val="footnote reference"/>
    <w:basedOn w:val="DefaultParagraphFont"/>
    <w:semiHidden/>
    <w:rPr>
      <w:position w:val="6"/>
      <w:sz w:val="16"/>
    </w:rPr>
  </w:style>
  <w:style w:type="paragraph" w:styleId="FootnoteText">
    <w:name w:val="footnote text"/>
    <w:basedOn w:val="Normal"/>
    <w:link w:val="FootnoteTextChar"/>
    <w:semiHidden/>
    <w:rsid w:val="00294D71"/>
    <w:pPr>
      <w:spacing w:after="120"/>
      <w:jc w:val="both"/>
    </w:pPr>
    <w:rPr>
      <w:sz w:val="18"/>
    </w:rPr>
  </w:style>
  <w:style w:type="character" w:customStyle="1" w:styleId="FootnoteTextChar">
    <w:name w:val="Footnote Text Char"/>
    <w:basedOn w:val="DefaultParagraphFont"/>
    <w:link w:val="FootnoteText"/>
    <w:semiHidden/>
    <w:rsid w:val="00294D71"/>
    <w:rPr>
      <w:rFonts w:ascii="Times New Roman" w:hAnsi="Times New Roman" w:cs="Times New Roman"/>
      <w:sz w:val="18"/>
      <w:szCs w:val="20"/>
    </w:rPr>
  </w:style>
  <w:style w:type="character" w:customStyle="1" w:styleId="Heading4Char">
    <w:name w:val="Heading 4 Char"/>
    <w:aliases w:val="h4 Char"/>
    <w:basedOn w:val="DefaultParagraphFont"/>
    <w:link w:val="Heading4"/>
    <w:rPr>
      <w:rFonts w:ascii="Open Sans" w:hAnsi="Open Sans" w:cs="Times New Roman"/>
      <w:sz w:val="24"/>
      <w:szCs w:val="20"/>
    </w:rPr>
  </w:style>
  <w:style w:type="paragraph" w:customStyle="1" w:styleId="frontpage">
    <w:name w:val="front page"/>
    <w:basedOn w:val="Heading4"/>
    <w:pPr>
      <w:numPr>
        <w:ilvl w:val="0"/>
        <w:numId w:val="0"/>
      </w:numPr>
      <w:tabs>
        <w:tab w:val="num" w:pos="1440"/>
      </w:tabs>
      <w:spacing w:before="0" w:after="120"/>
      <w:ind w:left="2448" w:right="1440" w:hanging="720"/>
      <w:outlineLvl w:val="9"/>
    </w:pPr>
    <w:rPr>
      <w:rFonts w:ascii="Arial" w:hAnsi="Arial"/>
      <w:b/>
      <w:i/>
      <w:sz w:val="18"/>
    </w:rPr>
  </w:style>
  <w:style w:type="character" w:customStyle="1" w:styleId="Heading1Char">
    <w:name w:val="Heading 1 Char"/>
    <w:aliases w:val="h1 Char"/>
    <w:basedOn w:val="DefaultParagraphFont"/>
    <w:link w:val="Heading1"/>
    <w:rsid w:val="003F4562"/>
    <w:rPr>
      <w:rFonts w:ascii="Aptos" w:hAnsi="Aptos" w:cs="Times New Roman"/>
      <w:b/>
      <w:bCs/>
      <w:sz w:val="24"/>
      <w:szCs w:val="24"/>
    </w:rPr>
  </w:style>
  <w:style w:type="character" w:customStyle="1" w:styleId="Heading2Char">
    <w:name w:val="Heading 2 Char"/>
    <w:aliases w:val="h2 Char"/>
    <w:basedOn w:val="DefaultParagraphFont"/>
    <w:link w:val="Heading2"/>
    <w:rsid w:val="00404E11"/>
    <w:rPr>
      <w:rFonts w:ascii="Aptos" w:hAnsi="Aptos" w:cs="Times New Roman"/>
      <w:b/>
      <w:bCs/>
      <w:sz w:val="24"/>
      <w:szCs w:val="20"/>
    </w:rPr>
  </w:style>
  <w:style w:type="character" w:customStyle="1" w:styleId="Heading3Char">
    <w:name w:val="Heading 3 Char"/>
    <w:aliases w:val="h3 Char"/>
    <w:basedOn w:val="DefaultParagraphFont"/>
    <w:link w:val="Heading3"/>
    <w:rPr>
      <w:rFonts w:ascii="Open Sans" w:hAnsi="Open Sans" w:cs="Times New Roman"/>
      <w:sz w:val="24"/>
      <w:szCs w:val="20"/>
    </w:rPr>
  </w:style>
  <w:style w:type="character" w:customStyle="1" w:styleId="Heading5Char">
    <w:name w:val="Heading 5 Char"/>
    <w:aliases w:val="h5 Char"/>
    <w:basedOn w:val="DefaultParagraphFont"/>
    <w:link w:val="Heading5"/>
    <w:rPr>
      <w:rFonts w:ascii="Open Sans" w:hAnsi="Open Sans" w:cs="Times New Roman"/>
      <w:sz w:val="24"/>
      <w:szCs w:val="20"/>
    </w:rPr>
  </w:style>
  <w:style w:type="character" w:customStyle="1" w:styleId="Heading6Char">
    <w:name w:val="Heading 6 Char"/>
    <w:aliases w:val="h6 Char"/>
    <w:basedOn w:val="DefaultParagraphFont"/>
    <w:link w:val="Heading6"/>
    <w:rPr>
      <w:rFonts w:ascii="Open Sans" w:hAnsi="Open Sans" w:cs="Times New Roman"/>
      <w:sz w:val="24"/>
      <w:szCs w:val="20"/>
    </w:rPr>
  </w:style>
  <w:style w:type="character" w:customStyle="1" w:styleId="Heading7Char">
    <w:name w:val="Heading 7 Char"/>
    <w:aliases w:val="h7 Char"/>
    <w:basedOn w:val="DefaultParagraphFont"/>
    <w:link w:val="Heading7"/>
    <w:rPr>
      <w:rFonts w:ascii="Open Sans" w:hAnsi="Open Sans" w:cs="Times New Roman"/>
      <w:sz w:val="24"/>
      <w:szCs w:val="20"/>
    </w:rPr>
  </w:style>
  <w:style w:type="character" w:customStyle="1" w:styleId="Heading8Char">
    <w:name w:val="Heading 8 Char"/>
    <w:aliases w:val="h8 Char"/>
    <w:basedOn w:val="DefaultParagraphFont"/>
    <w:link w:val="Heading8"/>
    <w:rPr>
      <w:rFonts w:ascii="Open Sans" w:hAnsi="Open Sans" w:cs="Times New Roman"/>
      <w:sz w:val="24"/>
      <w:szCs w:val="20"/>
    </w:rPr>
  </w:style>
  <w:style w:type="character" w:customStyle="1" w:styleId="Heading9Char">
    <w:name w:val="Heading 9 Char"/>
    <w:aliases w:val="h9 Char"/>
    <w:basedOn w:val="DefaultParagraphFont"/>
    <w:link w:val="Heading9"/>
    <w:rPr>
      <w:rFonts w:ascii="Open Sans" w:hAnsi="Open Sans" w:cs="Times New Roman"/>
      <w:sz w:val="24"/>
      <w:szCs w:val="20"/>
    </w:rPr>
  </w:style>
  <w:style w:type="character" w:styleId="Hyperlink">
    <w:name w:val="Hyperlink"/>
    <w:basedOn w:val="DefaultParagraphFont"/>
    <w:uiPriority w:val="99"/>
    <w:rsid w:val="00B41088"/>
    <w:rPr>
      <w:color w:val="0000FF"/>
      <w:u w:val="single"/>
    </w:rPr>
  </w:style>
  <w:style w:type="paragraph" w:customStyle="1" w:styleId="identification">
    <w:name w:val="identification"/>
    <w:basedOn w:val="Normal"/>
    <w:pPr>
      <w:spacing w:before="480"/>
      <w:jc w:val="both"/>
    </w:pPr>
    <w:rPr>
      <w:rFonts w:ascii="Arial" w:hAnsi="Arial"/>
      <w:sz w:val="16"/>
      <w:lang w:val="en-GB"/>
    </w:rPr>
  </w:style>
  <w:style w:type="paragraph" w:customStyle="1" w:styleId="Indent1">
    <w:name w:val="Indent 1"/>
    <w:basedOn w:val="BodyText"/>
    <w:pPr>
      <w:spacing w:before="120"/>
    </w:pPr>
  </w:style>
  <w:style w:type="paragraph" w:customStyle="1" w:styleId="Indent2">
    <w:name w:val="Indent 2"/>
    <w:basedOn w:val="BodyText"/>
    <w:pPr>
      <w:spacing w:before="120"/>
      <w:ind w:left="1440"/>
    </w:pPr>
  </w:style>
  <w:style w:type="paragraph" w:customStyle="1" w:styleId="Indent3">
    <w:name w:val="Indent 3"/>
    <w:basedOn w:val="BodyText"/>
    <w:pPr>
      <w:spacing w:before="120"/>
      <w:ind w:left="2160"/>
    </w:pPr>
  </w:style>
  <w:style w:type="paragraph" w:customStyle="1" w:styleId="Indent4">
    <w:name w:val="Indent 4"/>
    <w:basedOn w:val="BodyText"/>
    <w:pPr>
      <w:ind w:left="2880"/>
    </w:pPr>
  </w:style>
  <w:style w:type="paragraph" w:customStyle="1" w:styleId="Indent5">
    <w:name w:val="Indent 5"/>
    <w:basedOn w:val="BodyText"/>
    <w:pPr>
      <w:ind w:left="3600"/>
    </w:pPr>
  </w:style>
  <w:style w:type="character" w:styleId="LineNumber">
    <w:name w:val="line number"/>
    <w:basedOn w:val="DefaultParagraphFont"/>
  </w:style>
  <w:style w:type="paragraph" w:styleId="ListBullet">
    <w:name w:val="List Bullet"/>
    <w:basedOn w:val="Normal"/>
    <w:rsid w:val="00D84E0F"/>
    <w:pPr>
      <w:spacing w:before="120"/>
      <w:ind w:left="283" w:hanging="283"/>
      <w:jc w:val="both"/>
    </w:pPr>
    <w:rPr>
      <w:sz w:val="18"/>
      <w:lang w:val="en-GB"/>
    </w:rPr>
  </w:style>
  <w:style w:type="paragraph" w:customStyle="1" w:styleId="listnumforsamelinenumber">
    <w:name w:val="listnum for same line number"/>
    <w:rsid w:val="00D84E0F"/>
    <w:pPr>
      <w:spacing w:before="240" w:after="0" w:line="360" w:lineRule="auto"/>
      <w:jc w:val="both"/>
      <w:outlineLvl w:val="1"/>
    </w:pPr>
    <w:rPr>
      <w:rFonts w:ascii="Open Sans" w:hAnsi="Open Sans" w:cs="Times New Roman"/>
      <w:sz w:val="24"/>
      <w:szCs w:val="20"/>
      <w:lang w:val="en-GB"/>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Times New Roman"/>
      <w:sz w:val="20"/>
      <w:szCs w:val="20"/>
    </w:rPr>
  </w:style>
  <w:style w:type="character" w:customStyle="1" w:styleId="MacroTextChar">
    <w:name w:val="Macro Text Char"/>
    <w:basedOn w:val="DefaultParagraphFont"/>
    <w:link w:val="MacroText"/>
    <w:semiHidden/>
    <w:rPr>
      <w:rFonts w:ascii="Courier New" w:eastAsia="Times New Roman" w:hAnsi="Courier New" w:cs="Times New Roman"/>
      <w:sz w:val="20"/>
      <w:szCs w:val="20"/>
    </w:rPr>
  </w:style>
  <w:style w:type="paragraph" w:styleId="NoSpacing">
    <w:name w:val="No Spacing"/>
    <w:uiPriority w:val="1"/>
    <w:rsid w:val="00420112"/>
    <w:pPr>
      <w:spacing w:after="0" w:line="240" w:lineRule="auto"/>
    </w:pPr>
    <w:rPr>
      <w:rFonts w:ascii="Open Sans" w:hAnsi="Open Sans" w:cs="Times New Roman"/>
      <w:sz w:val="24"/>
      <w:szCs w:val="20"/>
    </w:rPr>
  </w:style>
  <w:style w:type="paragraph" w:customStyle="1" w:styleId="mrBullet1">
    <w:name w:val="mrBullet1"/>
    <w:aliases w:val="b1"/>
    <w:basedOn w:val="Normal"/>
    <w:qFormat/>
    <w:rsid w:val="00350AD7"/>
    <w:pPr>
      <w:numPr>
        <w:numId w:val="17"/>
      </w:numPr>
      <w:spacing w:before="120"/>
      <w:jc w:val="both"/>
    </w:pPr>
  </w:style>
  <w:style w:type="paragraph" w:customStyle="1" w:styleId="mrBullet10">
    <w:name w:val="mrBullet10"/>
    <w:aliases w:val="b10"/>
    <w:basedOn w:val="Normal"/>
    <w:pPr>
      <w:numPr>
        <w:numId w:val="3"/>
      </w:numPr>
      <w:spacing w:before="120"/>
      <w:jc w:val="both"/>
    </w:pPr>
  </w:style>
  <w:style w:type="paragraph" w:customStyle="1" w:styleId="mrBullet11">
    <w:name w:val="mrBullet11"/>
    <w:aliases w:val="b11"/>
    <w:basedOn w:val="Normal"/>
    <w:pPr>
      <w:numPr>
        <w:numId w:val="4"/>
      </w:numPr>
      <w:spacing w:before="120"/>
      <w:jc w:val="both"/>
    </w:pPr>
  </w:style>
  <w:style w:type="paragraph" w:customStyle="1" w:styleId="mrBullet12">
    <w:name w:val="mrBullet12"/>
    <w:aliases w:val="b12"/>
    <w:basedOn w:val="Normal"/>
    <w:pPr>
      <w:numPr>
        <w:numId w:val="5"/>
      </w:numPr>
      <w:spacing w:before="120"/>
      <w:jc w:val="both"/>
    </w:pPr>
  </w:style>
  <w:style w:type="paragraph" w:customStyle="1" w:styleId="mrBullet13">
    <w:name w:val="mrBullet13"/>
    <w:aliases w:val="b13"/>
    <w:basedOn w:val="Normal"/>
    <w:pPr>
      <w:numPr>
        <w:numId w:val="6"/>
      </w:numPr>
      <w:spacing w:before="120"/>
      <w:jc w:val="both"/>
    </w:pPr>
  </w:style>
  <w:style w:type="paragraph" w:customStyle="1" w:styleId="mrBullet14">
    <w:name w:val="mrBullet14"/>
    <w:aliases w:val="b14"/>
    <w:basedOn w:val="Normal"/>
    <w:pPr>
      <w:numPr>
        <w:numId w:val="7"/>
      </w:numPr>
      <w:spacing w:before="120"/>
      <w:jc w:val="both"/>
    </w:pPr>
  </w:style>
  <w:style w:type="paragraph" w:customStyle="1" w:styleId="mrBullet15">
    <w:name w:val="mrBullet15"/>
    <w:aliases w:val="b15"/>
    <w:basedOn w:val="Normal"/>
    <w:pPr>
      <w:numPr>
        <w:numId w:val="8"/>
      </w:numPr>
      <w:spacing w:before="120"/>
      <w:jc w:val="both"/>
    </w:pPr>
  </w:style>
  <w:style w:type="paragraph" w:customStyle="1" w:styleId="mrBullet2">
    <w:name w:val="mrBullet2"/>
    <w:aliases w:val="b2"/>
    <w:basedOn w:val="Normal"/>
    <w:qFormat/>
    <w:pPr>
      <w:numPr>
        <w:numId w:val="9"/>
      </w:numPr>
      <w:spacing w:before="120"/>
      <w:jc w:val="both"/>
    </w:pPr>
  </w:style>
  <w:style w:type="paragraph" w:customStyle="1" w:styleId="mrBullet3">
    <w:name w:val="mrBullet3"/>
    <w:aliases w:val="b3"/>
    <w:basedOn w:val="Normal"/>
    <w:pPr>
      <w:numPr>
        <w:numId w:val="10"/>
      </w:numPr>
      <w:spacing w:before="120"/>
      <w:jc w:val="both"/>
    </w:pPr>
  </w:style>
  <w:style w:type="paragraph" w:customStyle="1" w:styleId="mrBullet4">
    <w:name w:val="mrBullet4"/>
    <w:aliases w:val="b4"/>
    <w:basedOn w:val="Normal"/>
    <w:pPr>
      <w:numPr>
        <w:numId w:val="11"/>
      </w:numPr>
      <w:spacing w:before="120"/>
      <w:jc w:val="both"/>
    </w:pPr>
  </w:style>
  <w:style w:type="paragraph" w:customStyle="1" w:styleId="mrBullet5">
    <w:name w:val="mrBullet5"/>
    <w:aliases w:val="b5"/>
    <w:basedOn w:val="Normal"/>
    <w:pPr>
      <w:numPr>
        <w:numId w:val="12"/>
      </w:numPr>
      <w:spacing w:before="120"/>
      <w:jc w:val="both"/>
    </w:pPr>
  </w:style>
  <w:style w:type="paragraph" w:customStyle="1" w:styleId="mrBullet6">
    <w:name w:val="mrBullet6"/>
    <w:aliases w:val="b6"/>
    <w:basedOn w:val="Normal"/>
    <w:pPr>
      <w:numPr>
        <w:numId w:val="13"/>
      </w:numPr>
      <w:spacing w:before="120"/>
      <w:jc w:val="both"/>
    </w:pPr>
  </w:style>
  <w:style w:type="paragraph" w:customStyle="1" w:styleId="mrBullet7">
    <w:name w:val="mrBullet7"/>
    <w:aliases w:val="b7"/>
    <w:basedOn w:val="Normal"/>
    <w:pPr>
      <w:numPr>
        <w:numId w:val="14"/>
      </w:numPr>
      <w:spacing w:before="120"/>
      <w:jc w:val="both"/>
    </w:pPr>
  </w:style>
  <w:style w:type="paragraph" w:customStyle="1" w:styleId="mrBullet8">
    <w:name w:val="mrBullet8"/>
    <w:aliases w:val="b8"/>
    <w:basedOn w:val="Normal"/>
    <w:pPr>
      <w:numPr>
        <w:numId w:val="15"/>
      </w:numPr>
      <w:spacing w:before="120"/>
      <w:jc w:val="both"/>
    </w:pPr>
  </w:style>
  <w:style w:type="paragraph" w:customStyle="1" w:styleId="mrBullet9">
    <w:name w:val="mrBullet9"/>
    <w:aliases w:val="b9"/>
    <w:basedOn w:val="Normal"/>
    <w:pPr>
      <w:numPr>
        <w:numId w:val="16"/>
      </w:numPr>
      <w:spacing w:before="120"/>
      <w:jc w:val="both"/>
    </w:pPr>
  </w:style>
  <w:style w:type="paragraph" w:customStyle="1" w:styleId="mrCentre1">
    <w:name w:val="mrCentre1"/>
    <w:aliases w:val="ctr1"/>
    <w:basedOn w:val="Normal"/>
    <w:next w:val="BodyText"/>
    <w:qFormat/>
    <w:pPr>
      <w:keepNext/>
      <w:spacing w:before="360"/>
      <w:jc w:val="center"/>
    </w:pPr>
    <w:rPr>
      <w:b/>
    </w:rPr>
  </w:style>
  <w:style w:type="paragraph" w:customStyle="1" w:styleId="mrCentre2">
    <w:name w:val="mrCentre2"/>
    <w:aliases w:val="ctr2"/>
    <w:basedOn w:val="Normal"/>
    <w:next w:val="BodyText"/>
    <w:qFormat/>
    <w:pPr>
      <w:keepNext/>
      <w:spacing w:before="360"/>
      <w:jc w:val="center"/>
    </w:pPr>
  </w:style>
  <w:style w:type="paragraph" w:customStyle="1" w:styleId="mrIndent1">
    <w:name w:val="mrIndent1"/>
    <w:aliases w:val="i1"/>
    <w:basedOn w:val="Normal"/>
    <w:qFormat/>
    <w:pPr>
      <w:spacing w:before="240"/>
      <w:ind w:left="720"/>
      <w:jc w:val="both"/>
    </w:pPr>
  </w:style>
  <w:style w:type="paragraph" w:customStyle="1" w:styleId="mrIndent2">
    <w:name w:val="mrIndent2"/>
    <w:aliases w:val="i2"/>
    <w:basedOn w:val="Normal"/>
    <w:qFormat/>
    <w:pPr>
      <w:spacing w:before="240"/>
      <w:ind w:left="1440"/>
      <w:jc w:val="both"/>
    </w:pPr>
  </w:style>
  <w:style w:type="paragraph" w:customStyle="1" w:styleId="mrIndent3">
    <w:name w:val="mrIndent3"/>
    <w:aliases w:val="i3"/>
    <w:basedOn w:val="Normal"/>
    <w:qFormat/>
    <w:pPr>
      <w:spacing w:before="240"/>
      <w:ind w:left="2160"/>
      <w:jc w:val="both"/>
    </w:pPr>
  </w:style>
  <w:style w:type="paragraph" w:customStyle="1" w:styleId="mrIndent4">
    <w:name w:val="mrIndent4"/>
    <w:aliases w:val="i4"/>
    <w:basedOn w:val="Normal"/>
    <w:qFormat/>
    <w:pPr>
      <w:spacing w:before="240"/>
      <w:ind w:left="2880"/>
      <w:jc w:val="both"/>
    </w:pPr>
  </w:style>
  <w:style w:type="paragraph" w:customStyle="1" w:styleId="mrIndent5">
    <w:name w:val="mrIndent5"/>
    <w:aliases w:val="i5"/>
    <w:basedOn w:val="Normal"/>
    <w:qFormat/>
    <w:pPr>
      <w:spacing w:before="240"/>
      <w:ind w:left="3600"/>
      <w:jc w:val="both"/>
    </w:pPr>
  </w:style>
  <w:style w:type="paragraph" w:customStyle="1" w:styleId="mrIndent6">
    <w:name w:val="mrIndent6"/>
    <w:aliases w:val="i6"/>
    <w:basedOn w:val="Normal"/>
    <w:qFormat/>
    <w:pPr>
      <w:spacing w:before="240"/>
      <w:ind w:left="4320"/>
      <w:jc w:val="both"/>
    </w:pPr>
  </w:style>
  <w:style w:type="paragraph" w:customStyle="1" w:styleId="mrLine1Indent">
    <w:name w:val="mrLine1Indent"/>
    <w:aliases w:val="L1"/>
    <w:basedOn w:val="Normal"/>
    <w:qFormat/>
    <w:pPr>
      <w:spacing w:before="240"/>
      <w:ind w:firstLine="720"/>
      <w:jc w:val="both"/>
    </w:pPr>
  </w:style>
  <w:style w:type="paragraph" w:customStyle="1" w:styleId="mrTitle1TOC">
    <w:name w:val="mrTitle1(TOC)"/>
    <w:aliases w:val="tc1"/>
    <w:basedOn w:val="Normal"/>
    <w:next w:val="BodyText"/>
    <w:qFormat/>
    <w:pPr>
      <w:keepNext/>
      <w:spacing w:before="360"/>
    </w:pPr>
    <w:rPr>
      <w:b/>
    </w:rPr>
  </w:style>
  <w:style w:type="paragraph" w:customStyle="1" w:styleId="mrTitle2TOC">
    <w:name w:val="mrTitle2(TOC)"/>
    <w:aliases w:val="tc2"/>
    <w:basedOn w:val="Normal"/>
    <w:qFormat/>
    <w:pPr>
      <w:keepNext/>
      <w:spacing w:before="360"/>
    </w:pPr>
  </w:style>
  <w:style w:type="paragraph" w:customStyle="1" w:styleId="mrTitleCenterBold">
    <w:name w:val="mrTitleCenterBold"/>
    <w:aliases w:val="c1"/>
    <w:basedOn w:val="Normal"/>
    <w:next w:val="Heading1"/>
    <w:qFormat/>
    <w:pPr>
      <w:keepNext/>
      <w:spacing w:before="360"/>
      <w:jc w:val="center"/>
    </w:pPr>
    <w:rPr>
      <w:b/>
      <w:u w:val="single"/>
    </w:rPr>
  </w:style>
  <w:style w:type="paragraph" w:customStyle="1" w:styleId="mrTitleCenterNoBold">
    <w:name w:val="mrTitleCenterNoBold"/>
    <w:aliases w:val="c2"/>
    <w:basedOn w:val="Normal"/>
    <w:next w:val="Heading1"/>
    <w:qFormat/>
    <w:pPr>
      <w:keepNext/>
      <w:spacing w:before="360"/>
      <w:jc w:val="center"/>
    </w:pPr>
  </w:style>
  <w:style w:type="paragraph" w:customStyle="1" w:styleId="mrTitleMarginBold">
    <w:name w:val="mrTitleMarginBold"/>
    <w:aliases w:val="m1"/>
    <w:basedOn w:val="Normal"/>
    <w:next w:val="Heading1"/>
    <w:qFormat/>
    <w:pPr>
      <w:keepNext/>
      <w:spacing w:before="360"/>
    </w:pPr>
    <w:rPr>
      <w:b/>
    </w:rPr>
  </w:style>
  <w:style w:type="paragraph" w:customStyle="1" w:styleId="mrTitleMarginNoBold">
    <w:name w:val="mrTitleMarginNoBold"/>
    <w:aliases w:val="m2"/>
    <w:basedOn w:val="Normal"/>
    <w:next w:val="Heading1"/>
    <w:qFormat/>
    <w:pPr>
      <w:keepNext/>
      <w:spacing w:before="360"/>
    </w:pPr>
  </w:style>
  <w:style w:type="paragraph" w:styleId="NormalIndent">
    <w:name w:val="Normal Indent"/>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240"/>
      <w:ind w:left="720"/>
    </w:pPr>
  </w:style>
  <w:style w:type="character" w:styleId="PageNumber">
    <w:name w:val="page number"/>
    <w:basedOn w:val="DefaultParagraphFont"/>
  </w:style>
  <w:style w:type="paragraph" w:customStyle="1" w:styleId="Quote1">
    <w:name w:val="Quote1"/>
    <w:aliases w:val="quote"/>
    <w:basedOn w:val="Normal"/>
    <w:qFormat/>
    <w:pPr>
      <w:spacing w:before="240"/>
      <w:ind w:left="1440" w:right="1440"/>
      <w:jc w:val="both"/>
    </w:pPr>
    <w:rPr>
      <w:sz w:val="20"/>
    </w:rPr>
  </w:style>
  <w:style w:type="paragraph" w:styleId="Signature">
    <w:name w:val="Signature"/>
    <w:aliases w:val="sign"/>
    <w:basedOn w:val="Normal"/>
    <w:link w:val="SignatureChar"/>
    <w:qFormat/>
    <w:pPr>
      <w:keepNext/>
      <w:ind w:left="4320"/>
    </w:pPr>
  </w:style>
  <w:style w:type="character" w:customStyle="1" w:styleId="SignatureChar">
    <w:name w:val="Signature Char"/>
    <w:aliases w:val="sign Char"/>
    <w:basedOn w:val="DefaultParagraphFont"/>
    <w:link w:val="Signature"/>
    <w:rPr>
      <w:rFonts w:ascii="Times New Roman" w:eastAsia="Times New Roman" w:hAnsi="Times New Roman" w:cs="Times New Roman"/>
      <w:sz w:val="24"/>
      <w:szCs w:val="20"/>
    </w:rPr>
  </w:style>
  <w:style w:type="paragraph" w:styleId="Title">
    <w:name w:val="Title"/>
    <w:basedOn w:val="Normal"/>
    <w:link w:val="TitleChar"/>
    <w:pPr>
      <w:spacing w:before="240" w:after="60"/>
      <w:jc w:val="center"/>
      <w:outlineLvl w:val="0"/>
    </w:pPr>
    <w:rPr>
      <w:b/>
      <w:kern w:val="28"/>
      <w:sz w:val="32"/>
    </w:rPr>
  </w:style>
  <w:style w:type="character" w:customStyle="1" w:styleId="TitleChar">
    <w:name w:val="Title Char"/>
    <w:basedOn w:val="DefaultParagraphFont"/>
    <w:link w:val="Title"/>
    <w:rPr>
      <w:rFonts w:ascii="Times New Roman" w:eastAsia="Times New Roman" w:hAnsi="Times New Roman" w:cs="Times New Roman"/>
      <w:b/>
      <w:kern w:val="28"/>
      <w:sz w:val="32"/>
      <w:szCs w:val="20"/>
    </w:rPr>
  </w:style>
  <w:style w:type="paragraph" w:styleId="TOC1">
    <w:name w:val="toc 1"/>
    <w:basedOn w:val="Normal"/>
    <w:next w:val="Normal"/>
    <w:uiPriority w:val="39"/>
    <w:pPr>
      <w:tabs>
        <w:tab w:val="right" w:leader="dot" w:pos="9360"/>
      </w:tabs>
      <w:suppressAutoHyphens/>
      <w:ind w:left="720" w:hanging="720"/>
    </w:pPr>
    <w:rPr>
      <w:b/>
      <w:caps/>
      <w:sz w:val="22"/>
    </w:rPr>
  </w:style>
  <w:style w:type="paragraph" w:styleId="TOC2">
    <w:name w:val="toc 2"/>
    <w:basedOn w:val="Normal"/>
    <w:next w:val="Normal"/>
    <w:uiPriority w:val="39"/>
    <w:pPr>
      <w:tabs>
        <w:tab w:val="right" w:leader="dot" w:pos="9360"/>
      </w:tabs>
      <w:suppressAutoHyphens/>
      <w:ind w:left="1440" w:hanging="720"/>
    </w:pPr>
    <w:rPr>
      <w:sz w:val="20"/>
    </w:rPr>
  </w:style>
  <w:style w:type="paragraph" w:styleId="TOC3">
    <w:name w:val="toc 3"/>
    <w:basedOn w:val="Normal"/>
    <w:next w:val="Normal"/>
    <w:uiPriority w:val="39"/>
    <w:pPr>
      <w:tabs>
        <w:tab w:val="right" w:leader="dot" w:pos="9360"/>
      </w:tabs>
      <w:ind w:left="2160" w:hanging="720"/>
    </w:pPr>
    <w:rPr>
      <w:i/>
      <w:sz w:val="18"/>
    </w:rPr>
  </w:style>
  <w:style w:type="paragraph" w:styleId="TOC4">
    <w:name w:val="toc 4"/>
    <w:basedOn w:val="Normal"/>
    <w:next w:val="Normal"/>
    <w:semiHidden/>
    <w:pPr>
      <w:tabs>
        <w:tab w:val="right" w:leader="dot" w:pos="9360"/>
      </w:tabs>
      <w:ind w:left="2880" w:hanging="720"/>
    </w:pPr>
    <w:rPr>
      <w:sz w:val="18"/>
    </w:rPr>
  </w:style>
  <w:style w:type="paragraph" w:styleId="TOC5">
    <w:name w:val="toc 5"/>
    <w:basedOn w:val="Normal"/>
    <w:next w:val="Normal"/>
    <w:semiHidden/>
    <w:pPr>
      <w:tabs>
        <w:tab w:val="right" w:leader="dot" w:pos="10656"/>
      </w:tabs>
      <w:ind w:left="720"/>
    </w:pPr>
    <w:rPr>
      <w:sz w:val="20"/>
    </w:rPr>
  </w:style>
  <w:style w:type="paragraph" w:styleId="TOC6">
    <w:name w:val="toc 6"/>
    <w:basedOn w:val="Normal"/>
    <w:next w:val="Normal"/>
    <w:semiHidden/>
    <w:pPr>
      <w:tabs>
        <w:tab w:val="right" w:leader="dot" w:pos="10656"/>
      </w:tabs>
      <w:ind w:left="900"/>
    </w:pPr>
    <w:rPr>
      <w:sz w:val="20"/>
    </w:rPr>
  </w:style>
  <w:style w:type="paragraph" w:styleId="TOC7">
    <w:name w:val="toc 7"/>
    <w:basedOn w:val="Normal"/>
    <w:next w:val="Normal"/>
    <w:semiHidden/>
    <w:pPr>
      <w:tabs>
        <w:tab w:val="right" w:leader="dot" w:pos="10656"/>
      </w:tabs>
      <w:ind w:left="1080"/>
    </w:pPr>
    <w:rPr>
      <w:sz w:val="20"/>
    </w:rPr>
  </w:style>
  <w:style w:type="paragraph" w:styleId="TOC8">
    <w:name w:val="toc 8"/>
    <w:basedOn w:val="Normal"/>
    <w:next w:val="Normal"/>
    <w:semiHidden/>
    <w:pPr>
      <w:tabs>
        <w:tab w:val="right" w:leader="dot" w:pos="10656"/>
      </w:tabs>
      <w:ind w:left="1260"/>
    </w:pPr>
    <w:rPr>
      <w:sz w:val="20"/>
    </w:rPr>
  </w:style>
  <w:style w:type="paragraph" w:styleId="TOC9">
    <w:name w:val="toc 9"/>
    <w:basedOn w:val="Normal"/>
    <w:next w:val="Normal"/>
    <w:semiHidden/>
    <w:pPr>
      <w:tabs>
        <w:tab w:val="right" w:leader="dot" w:pos="10656"/>
      </w:tabs>
      <w:ind w:left="1440"/>
    </w:pPr>
    <w:rPr>
      <w:sz w:val="20"/>
    </w:rPr>
  </w:style>
  <w:style w:type="paragraph" w:styleId="Subtitle">
    <w:name w:val="Subtitle"/>
    <w:basedOn w:val="Normal"/>
    <w:next w:val="Normal"/>
    <w:link w:val="SubtitleChar"/>
    <w:uiPriority w:val="11"/>
    <w:rsid w:val="00420112"/>
    <w:pPr>
      <w:numPr>
        <w:ilvl w:val="1"/>
      </w:numPr>
    </w:pPr>
    <w:rPr>
      <w:rFonts w:eastAsiaTheme="majorEastAsia" w:cstheme="majorBidi"/>
      <w:i/>
      <w:iCs/>
      <w:color w:val="279EB6" w:themeColor="accent1"/>
      <w:spacing w:val="15"/>
      <w:szCs w:val="24"/>
    </w:rPr>
  </w:style>
  <w:style w:type="character" w:customStyle="1" w:styleId="SubtitleChar">
    <w:name w:val="Subtitle Char"/>
    <w:basedOn w:val="DefaultParagraphFont"/>
    <w:link w:val="Subtitle"/>
    <w:uiPriority w:val="11"/>
    <w:rsid w:val="00420112"/>
    <w:rPr>
      <w:rFonts w:ascii="Open Sans" w:eastAsiaTheme="majorEastAsia" w:hAnsi="Open Sans" w:cstheme="majorBidi"/>
      <w:i/>
      <w:iCs/>
      <w:color w:val="279EB6" w:themeColor="accent1"/>
      <w:spacing w:val="15"/>
      <w:sz w:val="24"/>
      <w:szCs w:val="24"/>
    </w:rPr>
  </w:style>
  <w:style w:type="character" w:styleId="SubtleEmphasis">
    <w:name w:val="Subtle Emphasis"/>
    <w:basedOn w:val="DefaultParagraphFont"/>
    <w:uiPriority w:val="19"/>
    <w:rsid w:val="00350AD7"/>
    <w:rPr>
      <w:i/>
      <w:iCs/>
      <w:color w:val="3DA3F5" w:themeColor="text1" w:themeTint="7F"/>
    </w:rPr>
  </w:style>
  <w:style w:type="character" w:styleId="Emphasis">
    <w:name w:val="Emphasis"/>
    <w:basedOn w:val="DefaultParagraphFont"/>
    <w:uiPriority w:val="20"/>
    <w:rsid w:val="00350AD7"/>
    <w:rPr>
      <w:i/>
      <w:iCs/>
    </w:rPr>
  </w:style>
  <w:style w:type="character" w:styleId="Strong">
    <w:name w:val="Strong"/>
    <w:basedOn w:val="DefaultParagraphFont"/>
    <w:uiPriority w:val="22"/>
    <w:rsid w:val="00350AD7"/>
    <w:rPr>
      <w:b/>
      <w:bCs/>
    </w:rPr>
  </w:style>
  <w:style w:type="paragraph" w:styleId="Quote">
    <w:name w:val="Quote"/>
    <w:basedOn w:val="Normal"/>
    <w:next w:val="Normal"/>
    <w:link w:val="QuoteChar"/>
    <w:uiPriority w:val="29"/>
    <w:rsid w:val="00350AD7"/>
    <w:rPr>
      <w:i/>
      <w:iCs/>
      <w:color w:val="053962" w:themeColor="text1"/>
    </w:rPr>
  </w:style>
  <w:style w:type="character" w:customStyle="1" w:styleId="QuoteChar">
    <w:name w:val="Quote Char"/>
    <w:basedOn w:val="DefaultParagraphFont"/>
    <w:link w:val="Quote"/>
    <w:uiPriority w:val="29"/>
    <w:rsid w:val="00350AD7"/>
    <w:rPr>
      <w:rFonts w:ascii="Times New Roman" w:hAnsi="Times New Roman" w:cs="Times New Roman"/>
      <w:i/>
      <w:iCs/>
      <w:color w:val="053962" w:themeColor="text1"/>
      <w:sz w:val="24"/>
      <w:szCs w:val="20"/>
    </w:rPr>
  </w:style>
  <w:style w:type="paragraph" w:styleId="IntenseQuote">
    <w:name w:val="Intense Quote"/>
    <w:basedOn w:val="Normal"/>
    <w:next w:val="Normal"/>
    <w:link w:val="IntenseQuoteChar"/>
    <w:uiPriority w:val="30"/>
    <w:rsid w:val="00350AD7"/>
    <w:pPr>
      <w:pBdr>
        <w:bottom w:val="single" w:sz="4" w:space="4" w:color="279EB6" w:themeColor="accent1"/>
      </w:pBdr>
      <w:spacing w:before="200" w:after="280"/>
      <w:ind w:left="936" w:right="936"/>
    </w:pPr>
    <w:rPr>
      <w:b/>
      <w:bCs/>
      <w:i/>
      <w:iCs/>
      <w:color w:val="279EB6" w:themeColor="accent1"/>
    </w:rPr>
  </w:style>
  <w:style w:type="character" w:customStyle="1" w:styleId="IntenseQuoteChar">
    <w:name w:val="Intense Quote Char"/>
    <w:basedOn w:val="DefaultParagraphFont"/>
    <w:link w:val="IntenseQuote"/>
    <w:uiPriority w:val="30"/>
    <w:rsid w:val="00350AD7"/>
    <w:rPr>
      <w:rFonts w:ascii="Times New Roman" w:hAnsi="Times New Roman" w:cs="Times New Roman"/>
      <w:b/>
      <w:bCs/>
      <w:i/>
      <w:iCs/>
      <w:color w:val="279EB6" w:themeColor="accent1"/>
      <w:sz w:val="24"/>
      <w:szCs w:val="20"/>
    </w:rPr>
  </w:style>
  <w:style w:type="character" w:styleId="SubtleReference">
    <w:name w:val="Subtle Reference"/>
    <w:basedOn w:val="DefaultParagraphFont"/>
    <w:uiPriority w:val="31"/>
    <w:rsid w:val="00350AD7"/>
    <w:rPr>
      <w:smallCaps/>
      <w:color w:val="053962" w:themeColor="accent2"/>
      <w:u w:val="single"/>
    </w:rPr>
  </w:style>
  <w:style w:type="character" w:styleId="IntenseReference">
    <w:name w:val="Intense Reference"/>
    <w:basedOn w:val="DefaultParagraphFont"/>
    <w:uiPriority w:val="32"/>
    <w:rsid w:val="00350AD7"/>
    <w:rPr>
      <w:b/>
      <w:bCs/>
      <w:smallCaps/>
      <w:color w:val="053962" w:themeColor="accent2"/>
      <w:spacing w:val="5"/>
      <w:u w:val="single"/>
    </w:rPr>
  </w:style>
  <w:style w:type="character" w:styleId="IntenseEmphasis">
    <w:name w:val="Intense Emphasis"/>
    <w:basedOn w:val="DefaultParagraphFont"/>
    <w:uiPriority w:val="21"/>
    <w:rsid w:val="00350AD7"/>
    <w:rPr>
      <w:b/>
      <w:bCs/>
      <w:i/>
      <w:iCs/>
      <w:color w:val="279EB6" w:themeColor="accent1"/>
    </w:rPr>
  </w:style>
  <w:style w:type="character" w:styleId="BookTitle">
    <w:name w:val="Book Title"/>
    <w:basedOn w:val="DefaultParagraphFont"/>
    <w:uiPriority w:val="33"/>
    <w:rsid w:val="00350AD7"/>
    <w:rPr>
      <w:b/>
      <w:bCs/>
      <w:smallCaps/>
      <w:spacing w:val="5"/>
    </w:rPr>
  </w:style>
  <w:style w:type="paragraph" w:styleId="ListParagraph">
    <w:name w:val="List Paragraph"/>
    <w:basedOn w:val="Normal"/>
    <w:uiPriority w:val="34"/>
    <w:rsid w:val="00870B46"/>
    <w:pPr>
      <w:ind w:left="720"/>
      <w:contextualSpacing/>
    </w:pPr>
  </w:style>
  <w:style w:type="paragraph" w:customStyle="1" w:styleId="mrTitleMarginBoldUnder">
    <w:name w:val="mrTitleMarginBoldUnder"/>
    <w:aliases w:val="m3"/>
    <w:basedOn w:val="Normal"/>
    <w:next w:val="Heading1"/>
    <w:qFormat/>
    <w:rsid w:val="00B75CB6"/>
    <w:pPr>
      <w:keepNext/>
      <w:spacing w:before="360"/>
    </w:pPr>
    <w:rPr>
      <w:b/>
      <w:u w:val="single"/>
    </w:rPr>
  </w:style>
  <w:style w:type="paragraph" w:styleId="CommentSubject">
    <w:name w:val="annotation subject"/>
    <w:basedOn w:val="CommentText"/>
    <w:next w:val="CommentText"/>
    <w:link w:val="CommentSubjectChar"/>
    <w:uiPriority w:val="99"/>
    <w:semiHidden/>
    <w:unhideWhenUsed/>
    <w:rsid w:val="00B41088"/>
    <w:pPr>
      <w:spacing w:before="0"/>
    </w:pPr>
    <w:rPr>
      <w:rFonts w:ascii="Times New Roman" w:hAnsi="Times New Roman"/>
      <w:b/>
      <w:bCs/>
      <w:sz w:val="20"/>
      <w:lang w:val="en-US"/>
    </w:rPr>
  </w:style>
  <w:style w:type="character" w:customStyle="1" w:styleId="CommentSubjectChar">
    <w:name w:val="Comment Subject Char"/>
    <w:basedOn w:val="CommentTextChar"/>
    <w:link w:val="CommentSubject"/>
    <w:uiPriority w:val="99"/>
    <w:semiHidden/>
    <w:rsid w:val="00B41088"/>
    <w:rPr>
      <w:rFonts w:ascii="Times New Roman" w:eastAsia="Times New Roman" w:hAnsi="Times New Roman" w:cs="Times New Roman"/>
      <w:b/>
      <w:bCs/>
      <w:sz w:val="20"/>
      <w:szCs w:val="20"/>
      <w:lang w:val="en-GB"/>
    </w:rPr>
  </w:style>
  <w:style w:type="paragraph" w:styleId="Revision">
    <w:name w:val="Revision"/>
    <w:hidden/>
    <w:uiPriority w:val="99"/>
    <w:semiHidden/>
    <w:rsid w:val="00B41088"/>
    <w:pPr>
      <w:spacing w:after="0" w:line="240" w:lineRule="auto"/>
    </w:pPr>
    <w:rPr>
      <w:rFonts w:ascii="Times New Roman" w:hAnsi="Times New Roman" w:cs="Times New Roman"/>
      <w:sz w:val="24"/>
      <w:szCs w:val="20"/>
    </w:rPr>
  </w:style>
  <w:style w:type="paragraph" w:styleId="BalloonText">
    <w:name w:val="Balloon Text"/>
    <w:basedOn w:val="Normal"/>
    <w:link w:val="BalloonTextChar"/>
    <w:uiPriority w:val="99"/>
    <w:semiHidden/>
    <w:unhideWhenUsed/>
    <w:rsid w:val="00B41088"/>
    <w:rPr>
      <w:rFonts w:ascii="Tahoma" w:hAnsi="Tahoma" w:cs="Tahoma"/>
      <w:sz w:val="16"/>
      <w:szCs w:val="16"/>
    </w:rPr>
  </w:style>
  <w:style w:type="character" w:customStyle="1" w:styleId="BalloonTextChar">
    <w:name w:val="Balloon Text Char"/>
    <w:basedOn w:val="DefaultParagraphFont"/>
    <w:link w:val="BalloonText"/>
    <w:uiPriority w:val="99"/>
    <w:semiHidden/>
    <w:rsid w:val="00B41088"/>
    <w:rPr>
      <w:rFonts w:ascii="Tahoma" w:hAnsi="Tahoma" w:cs="Tahoma"/>
      <w:sz w:val="16"/>
      <w:szCs w:val="16"/>
    </w:rPr>
  </w:style>
  <w:style w:type="character" w:styleId="UnresolvedMention">
    <w:name w:val="Unresolved Mention"/>
    <w:basedOn w:val="DefaultParagraphFont"/>
    <w:uiPriority w:val="99"/>
    <w:semiHidden/>
    <w:unhideWhenUsed/>
    <w:rsid w:val="00443683"/>
    <w:rPr>
      <w:color w:val="605E5C"/>
      <w:shd w:val="clear" w:color="auto" w:fill="E1DFDD"/>
    </w:rPr>
  </w:style>
  <w:style w:type="table" w:styleId="TableGrid">
    <w:name w:val="Table Grid"/>
    <w:basedOn w:val="TableNormal"/>
    <w:uiPriority w:val="59"/>
    <w:rsid w:val="00997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E7D46"/>
    <w:pPr>
      <w:keepNext/>
      <w:keepLines/>
      <w:spacing w:line="259" w:lineRule="auto"/>
      <w:ind w:left="0" w:firstLine="0"/>
      <w:jc w:val="left"/>
      <w:outlineLvl w:val="9"/>
    </w:pPr>
    <w:rPr>
      <w:rFonts w:asciiTheme="majorHAnsi" w:eastAsiaTheme="majorEastAsia" w:hAnsiTheme="majorHAnsi" w:cstheme="majorBidi"/>
      <w:b w:val="0"/>
      <w:bCs w:val="0"/>
      <w:color w:val="1D7688"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MR Theme">
  <a:themeElements>
    <a:clrScheme name="MR Theme">
      <a:dk1>
        <a:srgbClr val="053962"/>
      </a:dk1>
      <a:lt1>
        <a:sysClr val="window" lastClr="FFFFFF"/>
      </a:lt1>
      <a:dk2>
        <a:srgbClr val="053962"/>
      </a:dk2>
      <a:lt2>
        <a:srgbClr val="E7E6E6"/>
      </a:lt2>
      <a:accent1>
        <a:srgbClr val="279EB6"/>
      </a:accent1>
      <a:accent2>
        <a:srgbClr val="053962"/>
      </a:accent2>
      <a:accent3>
        <a:srgbClr val="714B96"/>
      </a:accent3>
      <a:accent4>
        <a:srgbClr val="DF6472"/>
      </a:accent4>
      <a:accent5>
        <a:srgbClr val="F1C500"/>
      </a:accent5>
      <a:accent6>
        <a:srgbClr val="FFFFFF"/>
      </a:accent6>
      <a:hlink>
        <a:srgbClr val="279EB6"/>
      </a:hlink>
      <a:folHlink>
        <a:srgbClr val="279EB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9320B9-6CC2-49BD-87B5-7C4E971BF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6472</Words>
  <Characters>36891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McLennan Ross LLP</Company>
  <LinksUpToDate>false</LinksUpToDate>
  <CharactersWithSpaces>43277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McDonald</dc:creator>
  <cp:keywords/>
  <dc:description/>
  <cp:lastModifiedBy>Tim Latimer</cp:lastModifiedBy>
  <cp:revision>2</cp:revision>
  <cp:lastPrinted>2025-03-12T20:02:00Z</cp:lastPrinted>
  <dcterms:created xsi:type="dcterms:W3CDTF">2025-03-12T23:05:00Z</dcterms:created>
  <dcterms:modified xsi:type="dcterms:W3CDTF">2025-03-12T23:05:00Z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4131-6702-0634</vt:lpwstr>
  </property>
</Properties>
</file>