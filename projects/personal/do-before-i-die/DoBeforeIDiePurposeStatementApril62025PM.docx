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6BC6"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Prologue</w:t>
      </w:r>
    </w:p>
    <w:p w14:paraId="165E60E0"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 xml:space="preserve">This document </w:t>
      </w:r>
      <w:proofErr w:type="gramStart"/>
      <w:r w:rsidRPr="00D04537">
        <w:rPr>
          <w:rFonts w:ascii="Times New Roman" w:eastAsia="Times New Roman" w:hAnsi="Times New Roman" w:cs="Times New Roman"/>
          <w:sz w:val="24"/>
          <w:szCs w:val="24"/>
          <w:lang w:eastAsia="en-CA"/>
        </w:rPr>
        <w:t>is a reflection of</w:t>
      </w:r>
      <w:proofErr w:type="gramEnd"/>
      <w:r w:rsidRPr="00D04537">
        <w:rPr>
          <w:rFonts w:ascii="Times New Roman" w:eastAsia="Times New Roman" w:hAnsi="Times New Roman" w:cs="Times New Roman"/>
          <w:sz w:val="24"/>
          <w:szCs w:val="24"/>
          <w:lang w:eastAsia="en-CA"/>
        </w:rPr>
        <w:t xml:space="preserve"> my life’s journey, a guide to how I choose to live, lead, and leave a lasting impact. It is an evolving statement of purpose—one that captures my deepest values, my commitments, and my vision for the legacy I aim to create. This is not just a declaration of intent but a roadmap for those who will walk this path with me, now and in the future.</w:t>
      </w:r>
    </w:p>
    <w:p w14:paraId="3DB731F7" w14:textId="77777777" w:rsidR="00D04537" w:rsidRPr="00D04537" w:rsidRDefault="00D04537" w:rsidP="00D045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D04537">
        <w:rPr>
          <w:rFonts w:ascii="Times New Roman" w:eastAsia="Times New Roman" w:hAnsi="Times New Roman" w:cs="Times New Roman"/>
          <w:b/>
          <w:bCs/>
          <w:kern w:val="36"/>
          <w:sz w:val="48"/>
          <w:szCs w:val="48"/>
          <w:lang w:eastAsia="en-CA"/>
        </w:rPr>
        <w:t>Do-Before-I-Die Purpose Statement</w:t>
      </w:r>
    </w:p>
    <w:p w14:paraId="38049A3C"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North Star</w:t>
      </w:r>
    </w:p>
    <w:p w14:paraId="239DD0E8"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 xml:space="preserve">I have been given the opportunity to create, to lead, and to inspire both myself personally, my wife, my family, friends, and those in my circle of influence. My mission is simple yet profound: </w:t>
      </w:r>
      <w:r w:rsidRPr="00D04537">
        <w:rPr>
          <w:rFonts w:ascii="Times New Roman" w:eastAsia="Times New Roman" w:hAnsi="Times New Roman" w:cs="Times New Roman"/>
          <w:b/>
          <w:bCs/>
          <w:sz w:val="24"/>
          <w:szCs w:val="24"/>
          <w:lang w:eastAsia="en-CA"/>
        </w:rPr>
        <w:t>to help people get more out of life, not by force, but by example</w:t>
      </w:r>
      <w:r w:rsidRPr="00D04537">
        <w:rPr>
          <w:rFonts w:ascii="Times New Roman" w:eastAsia="Times New Roman" w:hAnsi="Times New Roman" w:cs="Times New Roman"/>
          <w:sz w:val="24"/>
          <w:szCs w:val="24"/>
          <w:lang w:eastAsia="en-CA"/>
        </w:rPr>
        <w:t>. I believe in abundance—of potential, of solutions, and of impact.</w:t>
      </w:r>
    </w:p>
    <w:p w14:paraId="78641757"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My Core Value: Attitude of Gratitude</w:t>
      </w:r>
    </w:p>
    <w:p w14:paraId="32E05440"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Above all, I embrace and practice gratitude in all situations—both ordinary and extraordinary. Gratitude transforms perspectives, strengthens relationships, and builds a life of abundance.</w:t>
      </w:r>
    </w:p>
    <w:p w14:paraId="630CE79A" w14:textId="09BE4F8F"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 xml:space="preserve">My </w:t>
      </w:r>
      <w:r w:rsidR="00C772E0">
        <w:rPr>
          <w:rFonts w:ascii="Times New Roman" w:eastAsia="Times New Roman" w:hAnsi="Times New Roman" w:cs="Times New Roman"/>
          <w:b/>
          <w:bCs/>
          <w:sz w:val="36"/>
          <w:szCs w:val="36"/>
          <w:lang w:eastAsia="en-CA"/>
        </w:rPr>
        <w:t>Prior</w:t>
      </w:r>
      <w:r w:rsidR="00CA7A4D">
        <w:rPr>
          <w:rFonts w:ascii="Times New Roman" w:eastAsia="Times New Roman" w:hAnsi="Times New Roman" w:cs="Times New Roman"/>
          <w:b/>
          <w:bCs/>
          <w:sz w:val="36"/>
          <w:szCs w:val="36"/>
          <w:lang w:eastAsia="en-CA"/>
        </w:rPr>
        <w:t xml:space="preserve">itized </w:t>
      </w:r>
      <w:r w:rsidRPr="00D04537">
        <w:rPr>
          <w:rFonts w:ascii="Times New Roman" w:eastAsia="Times New Roman" w:hAnsi="Times New Roman" w:cs="Times New Roman"/>
          <w:b/>
          <w:bCs/>
          <w:sz w:val="36"/>
          <w:szCs w:val="36"/>
          <w:lang w:eastAsia="en-CA"/>
        </w:rPr>
        <w:t>Roles</w:t>
      </w:r>
    </w:p>
    <w:p w14:paraId="011DDC4F"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First Tim Principle: Living With Intention</w:t>
      </w:r>
    </w:p>
    <w:p w14:paraId="7199829C" w14:textId="77777777" w:rsidR="00D04537" w:rsidRPr="00D04537" w:rsidRDefault="00D04537" w:rsidP="00D0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Prioritize Joy</w:t>
      </w:r>
      <w:r w:rsidRPr="00D04537">
        <w:rPr>
          <w:rFonts w:ascii="Times New Roman" w:eastAsia="Times New Roman" w:hAnsi="Times New Roman" w:cs="Times New Roman"/>
          <w:sz w:val="24"/>
          <w:szCs w:val="24"/>
          <w:lang w:eastAsia="en-CA"/>
        </w:rPr>
        <w:t xml:space="preserve"> – Pursue hobbies and interests that bring fulfillment.</w:t>
      </w:r>
    </w:p>
    <w:p w14:paraId="2934988E" w14:textId="77777777" w:rsidR="00D04537" w:rsidRPr="00D04537" w:rsidRDefault="00D04537" w:rsidP="00D0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Invest in Relationships</w:t>
      </w:r>
      <w:r w:rsidRPr="00D04537">
        <w:rPr>
          <w:rFonts w:ascii="Times New Roman" w:eastAsia="Times New Roman" w:hAnsi="Times New Roman" w:cs="Times New Roman"/>
          <w:sz w:val="24"/>
          <w:szCs w:val="24"/>
          <w:lang w:eastAsia="en-CA"/>
        </w:rPr>
        <w:t xml:space="preserve"> – Deepen connections with lifelong friends.</w:t>
      </w:r>
    </w:p>
    <w:p w14:paraId="61CD4498" w14:textId="77777777" w:rsidR="00D04537" w:rsidRPr="003D6D43" w:rsidRDefault="00D04537" w:rsidP="00D0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3D6D43">
        <w:rPr>
          <w:rFonts w:ascii="Times New Roman" w:eastAsia="Times New Roman" w:hAnsi="Times New Roman" w:cs="Times New Roman"/>
          <w:b/>
          <w:bCs/>
          <w:sz w:val="24"/>
          <w:szCs w:val="24"/>
          <w:lang w:eastAsia="en-CA"/>
        </w:rPr>
        <w:t>Optimize Health</w:t>
      </w:r>
      <w:r w:rsidRPr="003D6D43">
        <w:rPr>
          <w:rFonts w:ascii="Times New Roman" w:eastAsia="Times New Roman" w:hAnsi="Times New Roman" w:cs="Times New Roman"/>
          <w:sz w:val="24"/>
          <w:szCs w:val="24"/>
          <w:lang w:eastAsia="en-CA"/>
        </w:rPr>
        <w:t xml:space="preserve"> – Exercise meaningfully to extend both lifespan and health span.</w:t>
      </w:r>
    </w:p>
    <w:p w14:paraId="44484229" w14:textId="77777777" w:rsidR="00CE6D02" w:rsidRPr="0022300D" w:rsidRDefault="00CE6D02" w:rsidP="00CE6D02">
      <w:pPr>
        <w:numPr>
          <w:ilvl w:val="0"/>
          <w:numId w:val="1"/>
        </w:numPr>
        <w:shd w:val="clear" w:color="auto" w:fill="FFFFFF"/>
        <w:spacing w:beforeAutospacing="1" w:after="0" w:afterAutospacing="1" w:line="240" w:lineRule="auto"/>
        <w:textAlignment w:val="baseline"/>
        <w:rPr>
          <w:rFonts w:ascii="Aptos" w:eastAsia="Times New Roman" w:hAnsi="Aptos" w:cs="Segoe UI"/>
          <w:highlight w:val="lightGray"/>
          <w:lang w:eastAsia="en-CA"/>
        </w:rPr>
      </w:pPr>
      <w:r w:rsidRPr="0022300D">
        <w:rPr>
          <w:rFonts w:ascii="Aptos" w:eastAsia="Times New Roman" w:hAnsi="Aptos" w:cs="Segoe UI"/>
          <w:b/>
          <w:bCs/>
          <w:highlight w:val="lightGray"/>
          <w:bdr w:val="none" w:sz="0" w:space="0" w:color="auto" w:frame="1"/>
          <w:shd w:val="clear" w:color="auto" w:fill="FFFF00"/>
          <w:lang w:eastAsia="en-CA"/>
        </w:rPr>
        <w:t>Achieve may PhD in S.I.C. (Social Impact Capitalism)</w:t>
      </w:r>
      <w:r w:rsidRPr="0022300D">
        <w:rPr>
          <w:rFonts w:ascii="Aptos" w:eastAsia="Times New Roman" w:hAnsi="Aptos" w:cs="Segoe UI"/>
          <w:highlight w:val="lightGray"/>
          <w:bdr w:val="none" w:sz="0" w:space="0" w:color="auto" w:frame="1"/>
          <w:shd w:val="clear" w:color="auto" w:fill="FFFF00"/>
          <w:lang w:eastAsia="en-CA"/>
        </w:rPr>
        <w:t> – Evangelize the fusion of profit and purpose to drive systemic change.</w:t>
      </w:r>
    </w:p>
    <w:p w14:paraId="53F13EDA"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Best Husband: Love in Action</w:t>
      </w:r>
    </w:p>
    <w:p w14:paraId="69050A5C" w14:textId="77777777" w:rsidR="00D04537" w:rsidRPr="00D04537" w:rsidRDefault="00D04537" w:rsidP="00D045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Embody Love as a Verb</w:t>
      </w:r>
      <w:r w:rsidRPr="00D04537">
        <w:rPr>
          <w:rFonts w:ascii="Times New Roman" w:eastAsia="Times New Roman" w:hAnsi="Times New Roman" w:cs="Times New Roman"/>
          <w:sz w:val="24"/>
          <w:szCs w:val="24"/>
          <w:lang w:eastAsia="en-CA"/>
        </w:rPr>
        <w:t xml:space="preserve"> – Show love through daily action, not just words.</w:t>
      </w:r>
    </w:p>
    <w:p w14:paraId="7AAEABA1" w14:textId="53E29E2C" w:rsidR="00CE6D02" w:rsidRPr="00CE6D02" w:rsidRDefault="00D04537" w:rsidP="0022300D">
      <w:pPr>
        <w:numPr>
          <w:ilvl w:val="0"/>
          <w:numId w:val="2"/>
        </w:numPr>
        <w:shd w:val="clear" w:color="auto" w:fill="FFFFFF"/>
        <w:spacing w:before="100" w:beforeAutospacing="1" w:after="0" w:afterAutospacing="1" w:line="240" w:lineRule="auto"/>
        <w:textAlignment w:val="baseline"/>
        <w:rPr>
          <w:rFonts w:ascii="Aptos" w:eastAsia="Times New Roman" w:hAnsi="Aptos" w:cs="Segoe UI"/>
          <w:color w:val="000000"/>
          <w:lang w:eastAsia="en-CA"/>
        </w:rPr>
      </w:pPr>
      <w:r w:rsidRPr="00CE6D02">
        <w:rPr>
          <w:rFonts w:ascii="Times New Roman" w:eastAsia="Times New Roman" w:hAnsi="Times New Roman" w:cs="Times New Roman"/>
          <w:b/>
          <w:bCs/>
          <w:sz w:val="24"/>
          <w:szCs w:val="24"/>
          <w:lang w:eastAsia="en-CA"/>
        </w:rPr>
        <w:t>Lead with Sharon</w:t>
      </w:r>
      <w:r w:rsidRPr="00CE6D02">
        <w:rPr>
          <w:rFonts w:ascii="Times New Roman" w:eastAsia="Times New Roman" w:hAnsi="Times New Roman" w:cs="Times New Roman"/>
          <w:sz w:val="24"/>
          <w:szCs w:val="24"/>
          <w:lang w:eastAsia="en-CA"/>
        </w:rPr>
        <w:t xml:space="preserve"> – Together, set the tone for family leadership, legacy, and connection.</w:t>
      </w:r>
    </w:p>
    <w:p w14:paraId="19FB2684" w14:textId="77777777" w:rsidR="00CE6D02" w:rsidRPr="00CE6D02" w:rsidRDefault="00CE6D02" w:rsidP="00CE6D02">
      <w:pPr>
        <w:numPr>
          <w:ilvl w:val="0"/>
          <w:numId w:val="2"/>
        </w:numPr>
        <w:shd w:val="clear" w:color="auto" w:fill="FFFFFF"/>
        <w:spacing w:beforeAutospacing="1" w:after="0" w:afterAutospacing="1" w:line="240" w:lineRule="auto"/>
        <w:textAlignment w:val="baseline"/>
        <w:rPr>
          <w:rFonts w:ascii="Aptos" w:eastAsia="Times New Roman" w:hAnsi="Aptos" w:cs="Segoe UI"/>
          <w:color w:val="000000"/>
          <w:highlight w:val="lightGray"/>
          <w:lang w:eastAsia="en-CA"/>
        </w:rPr>
      </w:pPr>
      <w:r w:rsidRPr="00CE6D02">
        <w:rPr>
          <w:rFonts w:ascii="Aptos" w:eastAsia="Times New Roman" w:hAnsi="Aptos" w:cs="Segoe UI"/>
          <w:b/>
          <w:bCs/>
          <w:color w:val="000000"/>
          <w:highlight w:val="lightGray"/>
          <w:bdr w:val="none" w:sz="0" w:space="0" w:color="auto" w:frame="1"/>
          <w:shd w:val="clear" w:color="auto" w:fill="FFFF00"/>
          <w:lang w:eastAsia="en-CA"/>
        </w:rPr>
        <w:t>Practice the 'Let Her - Let Me'</w:t>
      </w:r>
      <w:r w:rsidRPr="00CE6D02">
        <w:rPr>
          <w:rFonts w:ascii="Aptos" w:eastAsia="Times New Roman" w:hAnsi="Aptos" w:cs="Segoe UI"/>
          <w:color w:val="000000"/>
          <w:highlight w:val="lightGray"/>
          <w:bdr w:val="none" w:sz="0" w:space="0" w:color="auto" w:frame="1"/>
          <w:shd w:val="clear" w:color="auto" w:fill="FFFF00"/>
          <w:lang w:eastAsia="en-CA"/>
        </w:rPr>
        <w:t> -- (personalized from 'Let Them - Let Me' by Mel Robbins) </w:t>
      </w:r>
    </w:p>
    <w:p w14:paraId="4AEA2FDB" w14:textId="77777777" w:rsidR="00CE6D02" w:rsidRPr="00D04537" w:rsidRDefault="00CE6D02" w:rsidP="00D045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p>
    <w:p w14:paraId="0C2D22EE"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Family: Raising Interdependent Leaders</w:t>
      </w:r>
    </w:p>
    <w:p w14:paraId="3AA1A8F4" w14:textId="77777777" w:rsidR="00D04537" w:rsidRPr="00D04537" w:rsidRDefault="00D04537" w:rsidP="00D0453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Guide My Children</w:t>
      </w:r>
      <w:r w:rsidRPr="00D04537">
        <w:rPr>
          <w:rFonts w:ascii="Times New Roman" w:eastAsia="Times New Roman" w:hAnsi="Times New Roman" w:cs="Times New Roman"/>
          <w:sz w:val="24"/>
          <w:szCs w:val="24"/>
          <w:lang w:eastAsia="en-CA"/>
        </w:rPr>
        <w:t xml:space="preserve"> – Move them from dependency to independence to interdependence.</w:t>
      </w:r>
    </w:p>
    <w:p w14:paraId="66DB6939" w14:textId="77777777" w:rsidR="00D04537" w:rsidRPr="00D04537" w:rsidRDefault="00D04537" w:rsidP="00D0453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Equip Them for Impact</w:t>
      </w:r>
      <w:r w:rsidRPr="00D04537">
        <w:rPr>
          <w:rFonts w:ascii="Times New Roman" w:eastAsia="Times New Roman" w:hAnsi="Times New Roman" w:cs="Times New Roman"/>
          <w:sz w:val="24"/>
          <w:szCs w:val="24"/>
          <w:lang w:eastAsia="en-CA"/>
        </w:rPr>
        <w:t xml:space="preserve"> – Provide tools for meaningful, productive lives, both personally and professionally.</w:t>
      </w:r>
    </w:p>
    <w:p w14:paraId="0A60AA4B"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Leaving a Legacy</w:t>
      </w:r>
    </w:p>
    <w:p w14:paraId="3971B904" w14:textId="62B9B7B1" w:rsidR="00D04537" w:rsidRPr="00D04537" w:rsidRDefault="00CE6D02"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CE6D02">
        <w:rPr>
          <w:rFonts w:ascii="Times New Roman" w:eastAsia="Times New Roman" w:hAnsi="Times New Roman" w:cs="Times New Roman"/>
          <w:sz w:val="24"/>
          <w:szCs w:val="24"/>
          <w:lang w:eastAsia="en-CA"/>
        </w:rPr>
        <w:t>I believe '</w:t>
      </w:r>
      <w:r w:rsidRPr="00CE6D02">
        <w:rPr>
          <w:rFonts w:ascii="Times New Roman" w:eastAsia="Times New Roman" w:hAnsi="Times New Roman" w:cs="Times New Roman"/>
          <w:b/>
          <w:bCs/>
          <w:i/>
          <w:iCs/>
          <w:sz w:val="24"/>
          <w:szCs w:val="24"/>
          <w:lang w:eastAsia="en-CA"/>
        </w:rPr>
        <w:t>it takes a village to grow a child, a family, and to create intergenerational change through business as a force for good</w:t>
      </w:r>
      <w:r w:rsidRPr="00CE6D02">
        <w:rPr>
          <w:rFonts w:ascii="Times New Roman" w:eastAsia="Times New Roman" w:hAnsi="Times New Roman" w:cs="Times New Roman"/>
          <w:sz w:val="24"/>
          <w:szCs w:val="24"/>
          <w:lang w:eastAsia="en-CA"/>
        </w:rPr>
        <w:t xml:space="preserve">.' My goal is to leave a legacy that embodies the principles of S.I.C. (Social Impact Capitalism) —businesses that balance purpose with profit, demonstrating best practices and inspiring others to do the </w:t>
      </w:r>
      <w:proofErr w:type="spellStart"/>
      <w:proofErr w:type="gramStart"/>
      <w:r w:rsidRPr="00CE6D02">
        <w:rPr>
          <w:rFonts w:ascii="Times New Roman" w:eastAsia="Times New Roman" w:hAnsi="Times New Roman" w:cs="Times New Roman"/>
          <w:sz w:val="24"/>
          <w:szCs w:val="24"/>
          <w:lang w:eastAsia="en-CA"/>
        </w:rPr>
        <w:t>same.</w:t>
      </w:r>
      <w:r w:rsidR="00D04537" w:rsidRPr="00D04537">
        <w:rPr>
          <w:rFonts w:ascii="Times New Roman" w:eastAsia="Times New Roman" w:hAnsi="Times New Roman" w:cs="Times New Roman"/>
          <w:sz w:val="24"/>
          <w:szCs w:val="24"/>
          <w:lang w:eastAsia="en-CA"/>
        </w:rPr>
        <w:t>I</w:t>
      </w:r>
      <w:proofErr w:type="spellEnd"/>
      <w:proofErr w:type="gramEnd"/>
    </w:p>
    <w:p w14:paraId="5AD3AA04" w14:textId="77777777" w:rsidR="00D04537" w:rsidRPr="00D04537" w:rsidRDefault="00D04537" w:rsidP="00D04537">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D04537">
        <w:rPr>
          <w:rFonts w:ascii="Times New Roman" w:eastAsia="Times New Roman" w:hAnsi="Times New Roman" w:cs="Times New Roman"/>
          <w:b/>
          <w:bCs/>
          <w:sz w:val="24"/>
          <w:szCs w:val="24"/>
          <w:lang w:eastAsia="en-CA"/>
        </w:rPr>
        <w:t>Legacy Businesses</w:t>
      </w:r>
    </w:p>
    <w:p w14:paraId="052E33F3" w14:textId="718CEC2A" w:rsidR="00D04537" w:rsidRDefault="00D04537" w:rsidP="002230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CashCo Financial</w:t>
      </w:r>
      <w:r w:rsidRPr="00D04537">
        <w:rPr>
          <w:rFonts w:ascii="Times New Roman" w:eastAsia="Times New Roman" w:hAnsi="Times New Roman" w:cs="Times New Roman"/>
          <w:sz w:val="24"/>
          <w:szCs w:val="24"/>
          <w:lang w:eastAsia="en-CA"/>
        </w:rPr>
        <w:t xml:space="preserve"> – </w:t>
      </w:r>
      <w:r w:rsidR="009067C3" w:rsidRPr="009067C3">
        <w:rPr>
          <w:rFonts w:ascii="Times New Roman" w:eastAsia="Times New Roman" w:hAnsi="Times New Roman" w:cs="Times New Roman"/>
          <w:sz w:val="24"/>
          <w:szCs w:val="24"/>
          <w:lang w:eastAsia="en-CA"/>
        </w:rPr>
        <w:t>A financial institution that serves the left-out, left-behind, and working poor by providing micro-loans, both secured and unsecured, within the regulations of provincial and federal laws in Canada. To give this business the best chance to succeed in the future the family office does not need to be the 100 percent equity owner or perhaps even any equity. This may become a Hobby business. </w:t>
      </w:r>
    </w:p>
    <w:p w14:paraId="14F02282" w14:textId="77777777" w:rsidR="0022300D" w:rsidRPr="0022300D" w:rsidRDefault="0022300D" w:rsidP="002230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p>
    <w:p w14:paraId="588B923F" w14:textId="77777777" w:rsidR="00D04537" w:rsidRPr="00D04537" w:rsidRDefault="00D04537"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Seba Hub &amp; Activity Centre</w:t>
      </w:r>
      <w:r w:rsidRPr="00D04537">
        <w:rPr>
          <w:rFonts w:ascii="Times New Roman" w:eastAsia="Times New Roman" w:hAnsi="Times New Roman" w:cs="Times New Roman"/>
          <w:sz w:val="24"/>
          <w:szCs w:val="24"/>
          <w:lang w:eastAsia="en-CA"/>
        </w:rPr>
        <w:t xml:space="preserve"> – A large-scale activity and RV center, fostering community engagement through entertainment, sports, and educational programs. This includes </w:t>
      </w:r>
      <w:r w:rsidRPr="00D04537">
        <w:rPr>
          <w:rFonts w:ascii="Times New Roman" w:eastAsia="Times New Roman" w:hAnsi="Times New Roman" w:cs="Times New Roman"/>
          <w:b/>
          <w:bCs/>
          <w:sz w:val="24"/>
          <w:szCs w:val="24"/>
          <w:lang w:eastAsia="en-CA"/>
        </w:rPr>
        <w:t>Kokanee Village Initiatives</w:t>
      </w:r>
      <w:r w:rsidRPr="00D04537">
        <w:rPr>
          <w:rFonts w:ascii="Times New Roman" w:eastAsia="Times New Roman" w:hAnsi="Times New Roman" w:cs="Times New Roman"/>
          <w:sz w:val="24"/>
          <w:szCs w:val="24"/>
          <w:lang w:eastAsia="en-CA"/>
        </w:rPr>
        <w:t xml:space="preserve"> and the </w:t>
      </w:r>
      <w:r w:rsidRPr="00D04537">
        <w:rPr>
          <w:rFonts w:ascii="Times New Roman" w:eastAsia="Times New Roman" w:hAnsi="Times New Roman" w:cs="Times New Roman"/>
          <w:b/>
          <w:bCs/>
          <w:sz w:val="24"/>
          <w:szCs w:val="24"/>
          <w:lang w:eastAsia="en-CA"/>
        </w:rPr>
        <w:t>Chapel in the Woods</w:t>
      </w:r>
      <w:r w:rsidRPr="00D04537">
        <w:rPr>
          <w:rFonts w:ascii="Times New Roman" w:eastAsia="Times New Roman" w:hAnsi="Times New Roman" w:cs="Times New Roman"/>
          <w:sz w:val="24"/>
          <w:szCs w:val="24"/>
          <w:lang w:eastAsia="en-CA"/>
        </w:rPr>
        <w:t>, a venue designed for events, banquets, and retreat-style accommodations.</w:t>
      </w:r>
    </w:p>
    <w:p w14:paraId="587BA315" w14:textId="77777777" w:rsidR="0022300D" w:rsidRPr="0022300D" w:rsidRDefault="0022300D"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p>
    <w:p w14:paraId="7D7651BA" w14:textId="5B68A480" w:rsidR="00D04537" w:rsidRDefault="00D04537"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Freedom Cannabis</w:t>
      </w:r>
      <w:r w:rsidRPr="00D04537">
        <w:rPr>
          <w:rFonts w:ascii="Times New Roman" w:eastAsia="Times New Roman" w:hAnsi="Times New Roman" w:cs="Times New Roman"/>
          <w:sz w:val="24"/>
          <w:szCs w:val="24"/>
          <w:lang w:eastAsia="en-CA"/>
        </w:rPr>
        <w:t xml:space="preserve"> – A mid-level market grower in the Canadian cannabis industry. If operations succeed under the leadership of CEO John Frank Potestio, Freedom Cannabis has the potential to become a significant legacy business that exemplifies </w:t>
      </w:r>
      <w:r w:rsidRPr="00D04537">
        <w:rPr>
          <w:rFonts w:ascii="Times New Roman" w:eastAsia="Times New Roman" w:hAnsi="Times New Roman" w:cs="Times New Roman"/>
          <w:b/>
          <w:bCs/>
          <w:sz w:val="24"/>
          <w:szCs w:val="24"/>
          <w:lang w:eastAsia="en-CA"/>
        </w:rPr>
        <w:t>Business as a Force for Good</w:t>
      </w:r>
      <w:r w:rsidRPr="00D04537">
        <w:rPr>
          <w:rFonts w:ascii="Times New Roman" w:eastAsia="Times New Roman" w:hAnsi="Times New Roman" w:cs="Times New Roman"/>
          <w:sz w:val="24"/>
          <w:szCs w:val="24"/>
          <w:lang w:eastAsia="en-CA"/>
        </w:rPr>
        <w:t>—balancing sustainable growth, social responsibility, and industry leadership.</w:t>
      </w:r>
    </w:p>
    <w:p w14:paraId="2DF8C258" w14:textId="77777777" w:rsidR="0022300D" w:rsidRDefault="0022300D"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p>
    <w:p w14:paraId="08291377" w14:textId="77777777" w:rsidR="0022300D" w:rsidRPr="0022300D" w:rsidRDefault="009067C3" w:rsidP="0022300D">
      <w:pPr>
        <w:numPr>
          <w:ilvl w:val="0"/>
          <w:numId w:val="4"/>
        </w:numPr>
        <w:shd w:val="clear" w:color="auto" w:fill="FFFFFF"/>
        <w:spacing w:before="100" w:beforeAutospacing="1" w:after="100" w:afterAutospacing="1" w:line="240" w:lineRule="auto"/>
        <w:textAlignment w:val="baseline"/>
        <w:outlineLvl w:val="2"/>
        <w:rPr>
          <w:rFonts w:ascii="Times New Roman" w:eastAsia="Times New Roman" w:hAnsi="Times New Roman" w:cs="Times New Roman"/>
          <w:b/>
          <w:bCs/>
          <w:sz w:val="27"/>
          <w:szCs w:val="27"/>
          <w:highlight w:val="lightGray"/>
          <w:lang w:eastAsia="en-CA"/>
        </w:rPr>
      </w:pPr>
      <w:r w:rsidRPr="0022300D">
        <w:rPr>
          <w:rFonts w:ascii="Aptos" w:eastAsia="Times New Roman" w:hAnsi="Aptos" w:cs="Segoe UI"/>
          <w:b/>
          <w:bCs/>
          <w:color w:val="000000"/>
          <w:highlight w:val="lightGray"/>
          <w:bdr w:val="none" w:sz="0" w:space="0" w:color="auto" w:frame="1"/>
          <w:shd w:val="clear" w:color="auto" w:fill="FFFF00"/>
          <w:lang w:eastAsia="en-CA"/>
        </w:rPr>
        <w:t>Pawn Princess Solutions dba as Princess Collateral Solutions</w:t>
      </w:r>
      <w:r w:rsidRPr="0022300D">
        <w:rPr>
          <w:rFonts w:ascii="Aptos" w:eastAsia="Times New Roman" w:hAnsi="Aptos" w:cs="Segoe UI"/>
          <w:color w:val="000000"/>
          <w:highlight w:val="lightGray"/>
          <w:bdr w:val="none" w:sz="0" w:space="0" w:color="auto" w:frame="1"/>
          <w:shd w:val="clear" w:color="auto" w:fill="FFFF00"/>
          <w:lang w:eastAsia="en-CA"/>
        </w:rPr>
        <w:t> </w:t>
      </w:r>
      <w:r w:rsidR="00D059CC" w:rsidRPr="0022300D">
        <w:rPr>
          <w:rFonts w:ascii="Aptos" w:eastAsia="Times New Roman" w:hAnsi="Aptos" w:cs="Segoe UI"/>
          <w:color w:val="000000"/>
          <w:highlight w:val="lightGray"/>
          <w:bdr w:val="none" w:sz="0" w:space="0" w:color="auto" w:frame="1"/>
          <w:shd w:val="clear" w:color="auto" w:fill="FFFF00"/>
          <w:lang w:eastAsia="en-CA"/>
        </w:rPr>
        <w:t>–</w:t>
      </w:r>
      <w:r w:rsidRPr="0022300D">
        <w:rPr>
          <w:rFonts w:ascii="Aptos" w:eastAsia="Times New Roman" w:hAnsi="Aptos" w:cs="Segoe UI"/>
          <w:color w:val="000000"/>
          <w:highlight w:val="lightGray"/>
          <w:bdr w:val="none" w:sz="0" w:space="0" w:color="auto" w:frame="1"/>
          <w:shd w:val="clear" w:color="auto" w:fill="FFFF00"/>
          <w:lang w:eastAsia="en-CA"/>
        </w:rPr>
        <w:t> </w:t>
      </w:r>
    </w:p>
    <w:p w14:paraId="1248F2C6" w14:textId="18E0EE77" w:rsidR="00D059CC" w:rsidRPr="0022300D" w:rsidRDefault="00D059CC" w:rsidP="0022300D">
      <w:pPr>
        <w:shd w:val="clear" w:color="auto" w:fill="FFFFFF"/>
        <w:spacing w:before="100" w:beforeAutospacing="1" w:after="100" w:afterAutospacing="1" w:line="240" w:lineRule="auto"/>
        <w:ind w:left="720"/>
        <w:textAlignment w:val="baseline"/>
        <w:outlineLvl w:val="2"/>
        <w:rPr>
          <w:rFonts w:ascii="Times New Roman" w:eastAsia="Times New Roman" w:hAnsi="Times New Roman" w:cs="Times New Roman"/>
          <w:b/>
          <w:bCs/>
          <w:sz w:val="27"/>
          <w:szCs w:val="27"/>
          <w:highlight w:val="darkGray"/>
          <w:lang w:eastAsia="en-CA"/>
        </w:rPr>
      </w:pPr>
      <w:r w:rsidRPr="0022300D">
        <w:rPr>
          <w:rFonts w:ascii="Times New Roman" w:eastAsia="Times New Roman" w:hAnsi="Times New Roman" w:cs="Times New Roman"/>
          <w:i/>
          <w:iCs/>
          <w:sz w:val="24"/>
          <w:szCs w:val="24"/>
          <w:lang w:eastAsia="en-CA"/>
        </w:rPr>
        <w:t>Definition:</w:t>
      </w:r>
      <w:r w:rsidRPr="0022300D">
        <w:rPr>
          <w:rFonts w:ascii="Times New Roman" w:eastAsia="Times New Roman" w:hAnsi="Times New Roman" w:cs="Times New Roman"/>
          <w:sz w:val="24"/>
          <w:szCs w:val="24"/>
          <w:lang w:eastAsia="en-CA"/>
        </w:rPr>
        <w:t xml:space="preserve"> A modern take on the traditional pawn model, </w:t>
      </w:r>
      <w:r w:rsidRPr="0022300D">
        <w:rPr>
          <w:rFonts w:ascii="Times New Roman" w:eastAsia="Times New Roman" w:hAnsi="Times New Roman" w:cs="Times New Roman"/>
          <w:b/>
          <w:bCs/>
          <w:sz w:val="24"/>
          <w:szCs w:val="24"/>
          <w:lang w:eastAsia="en-CA"/>
        </w:rPr>
        <w:t>Pawn Princess Solutions</w:t>
      </w:r>
      <w:r w:rsidRPr="0022300D">
        <w:rPr>
          <w:rFonts w:ascii="Times New Roman" w:eastAsia="Times New Roman" w:hAnsi="Times New Roman" w:cs="Times New Roman"/>
          <w:sz w:val="24"/>
          <w:szCs w:val="24"/>
          <w:lang w:eastAsia="en-CA"/>
        </w:rPr>
        <w:t xml:space="preserve"> operates under </w:t>
      </w:r>
      <w:r w:rsidRPr="0022300D">
        <w:rPr>
          <w:rFonts w:ascii="Times New Roman" w:eastAsia="Times New Roman" w:hAnsi="Times New Roman" w:cs="Times New Roman"/>
          <w:b/>
          <w:bCs/>
          <w:sz w:val="24"/>
          <w:szCs w:val="24"/>
          <w:lang w:eastAsia="en-CA"/>
        </w:rPr>
        <w:t xml:space="preserve">Princess Collateral </w:t>
      </w:r>
      <w:r w:rsidRPr="0022300D">
        <w:rPr>
          <w:rFonts w:ascii="Times New Roman" w:eastAsia="Times New Roman" w:hAnsi="Times New Roman" w:cs="Times New Roman"/>
          <w:b/>
          <w:bCs/>
          <w:sz w:val="24"/>
          <w:szCs w:val="24"/>
          <w:lang w:eastAsia="en-CA"/>
        </w:rPr>
        <w:t>Solutions</w:t>
      </w:r>
      <w:r w:rsidRPr="0022300D">
        <w:rPr>
          <w:rFonts w:ascii="Times New Roman" w:eastAsia="Times New Roman" w:hAnsi="Times New Roman" w:cs="Times New Roman"/>
          <w:sz w:val="24"/>
          <w:szCs w:val="24"/>
          <w:lang w:eastAsia="en-CA"/>
        </w:rPr>
        <w:t xml:space="preserve">, offering dignity-centered financial alternatives to underserved populations. This high-tech, centralized network of brick-and-mortar micro-loan centers aims to become the “poor man’s bank”—providing respectful, accessible services to the left out, left behind, and working poor. The initiative plans to open </w:t>
      </w:r>
      <w:r w:rsidRPr="0022300D">
        <w:rPr>
          <w:rFonts w:ascii="Times New Roman" w:eastAsia="Times New Roman" w:hAnsi="Times New Roman" w:cs="Times New Roman"/>
          <w:b/>
          <w:bCs/>
          <w:sz w:val="24"/>
          <w:szCs w:val="24"/>
          <w:lang w:eastAsia="en-CA"/>
        </w:rPr>
        <w:t>50 locations in five years</w:t>
      </w:r>
      <w:r w:rsidRPr="0022300D">
        <w:rPr>
          <w:rFonts w:ascii="Times New Roman" w:eastAsia="Times New Roman" w:hAnsi="Times New Roman" w:cs="Times New Roman"/>
          <w:sz w:val="24"/>
          <w:szCs w:val="24"/>
          <w:lang w:eastAsia="en-CA"/>
        </w:rPr>
        <w:t xml:space="preserve">, beginning with its flagship branch in </w:t>
      </w:r>
      <w:r w:rsidRPr="0022300D">
        <w:rPr>
          <w:rFonts w:ascii="Times New Roman" w:eastAsia="Times New Roman" w:hAnsi="Times New Roman" w:cs="Times New Roman"/>
          <w:b/>
          <w:bCs/>
          <w:sz w:val="24"/>
          <w:szCs w:val="24"/>
          <w:lang w:eastAsia="en-CA"/>
        </w:rPr>
        <w:t>Spruce Grove, Alberta</w:t>
      </w:r>
      <w:r w:rsidRPr="0022300D">
        <w:rPr>
          <w:rFonts w:ascii="Times New Roman" w:eastAsia="Times New Roman" w:hAnsi="Times New Roman" w:cs="Times New Roman"/>
          <w:sz w:val="24"/>
          <w:szCs w:val="24"/>
          <w:lang w:eastAsia="en-CA"/>
        </w:rPr>
        <w:t xml:space="preserve"> </w:t>
      </w:r>
    </w:p>
    <w:p w14:paraId="2D9B71EB" w14:textId="77777777" w:rsidR="00D059CC" w:rsidRPr="009067C3" w:rsidRDefault="00D059CC" w:rsidP="009067C3">
      <w:pPr>
        <w:numPr>
          <w:ilvl w:val="0"/>
          <w:numId w:val="4"/>
        </w:numPr>
        <w:shd w:val="clear" w:color="auto" w:fill="FFFFFF"/>
        <w:spacing w:beforeAutospacing="1" w:after="0" w:afterAutospacing="1" w:line="240" w:lineRule="auto"/>
        <w:textAlignment w:val="baseline"/>
        <w:rPr>
          <w:rFonts w:ascii="Aptos" w:eastAsia="Times New Roman" w:hAnsi="Aptos" w:cs="Segoe UI"/>
          <w:color w:val="000000"/>
          <w:lang w:eastAsia="en-CA"/>
        </w:rPr>
      </w:pPr>
    </w:p>
    <w:p w14:paraId="4F006D0E" w14:textId="77777777" w:rsidR="009067C3" w:rsidRPr="009067C3" w:rsidRDefault="009067C3" w:rsidP="009067C3">
      <w:pPr>
        <w:numPr>
          <w:ilvl w:val="0"/>
          <w:numId w:val="4"/>
        </w:numPr>
        <w:shd w:val="clear" w:color="auto" w:fill="FFFFFF"/>
        <w:spacing w:beforeAutospacing="1" w:after="0" w:afterAutospacing="1" w:line="240" w:lineRule="auto"/>
        <w:textAlignment w:val="baseline"/>
        <w:rPr>
          <w:rFonts w:ascii="Aptos" w:eastAsia="Times New Roman" w:hAnsi="Aptos" w:cs="Segoe UI"/>
          <w:color w:val="000000"/>
          <w:highlight w:val="lightGray"/>
          <w:lang w:eastAsia="en-CA"/>
        </w:rPr>
      </w:pPr>
      <w:r w:rsidRPr="009067C3">
        <w:rPr>
          <w:rFonts w:ascii="Aptos" w:eastAsia="Times New Roman" w:hAnsi="Aptos" w:cs="Segoe UI"/>
          <w:b/>
          <w:bCs/>
          <w:color w:val="000000"/>
          <w:highlight w:val="lightGray"/>
          <w:bdr w:val="none" w:sz="0" w:space="0" w:color="auto" w:frame="1"/>
          <w:shd w:val="clear" w:color="auto" w:fill="FFFF00"/>
          <w:lang w:eastAsia="en-CA"/>
        </w:rPr>
        <w:t>Blue Seal</w:t>
      </w:r>
      <w:r w:rsidRPr="009067C3">
        <w:rPr>
          <w:rFonts w:ascii="Aptos" w:eastAsia="Times New Roman" w:hAnsi="Aptos" w:cs="Segoe UI"/>
          <w:color w:val="000000"/>
          <w:highlight w:val="lightGray"/>
          <w:bdr w:val="none" w:sz="0" w:space="0" w:color="auto" w:frame="1"/>
          <w:shd w:val="clear" w:color="auto" w:fill="FFFF00"/>
          <w:lang w:eastAsia="en-CA"/>
        </w:rPr>
        <w:t> -- This is the vehicle to have global impact. It the '</w:t>
      </w:r>
      <w:r w:rsidRPr="009067C3">
        <w:rPr>
          <w:rFonts w:ascii="Aptos" w:eastAsia="Times New Roman" w:hAnsi="Aptos" w:cs="Segoe UI"/>
          <w:b/>
          <w:bCs/>
          <w:color w:val="000000"/>
          <w:highlight w:val="lightGray"/>
          <w:bdr w:val="none" w:sz="0" w:space="0" w:color="auto" w:frame="1"/>
          <w:shd w:val="clear" w:color="auto" w:fill="FFFF00"/>
          <w:lang w:eastAsia="en-CA"/>
        </w:rPr>
        <w:t>Blue Seal</w:t>
      </w:r>
      <w:r w:rsidRPr="009067C3">
        <w:rPr>
          <w:rFonts w:ascii="Aptos" w:eastAsia="Times New Roman" w:hAnsi="Aptos" w:cs="Segoe UI"/>
          <w:color w:val="000000"/>
          <w:highlight w:val="lightGray"/>
          <w:bdr w:val="none" w:sz="0" w:space="0" w:color="auto" w:frame="1"/>
          <w:shd w:val="clear" w:color="auto" w:fill="FFFF00"/>
          <w:lang w:eastAsia="en-CA"/>
        </w:rPr>
        <w:t> - </w:t>
      </w:r>
      <w:r w:rsidRPr="009067C3">
        <w:rPr>
          <w:rFonts w:ascii="Aptos" w:eastAsia="Times New Roman" w:hAnsi="Aptos" w:cs="Segoe UI"/>
          <w:b/>
          <w:bCs/>
          <w:i/>
          <w:iCs/>
          <w:color w:val="000000"/>
          <w:highlight w:val="lightGray"/>
          <w:bdr w:val="none" w:sz="0" w:space="0" w:color="auto" w:frame="1"/>
          <w:shd w:val="clear" w:color="auto" w:fill="FFFF00"/>
          <w:lang w:eastAsia="en-CA"/>
        </w:rPr>
        <w:t>Do Good Give Back - Starts Local</w:t>
      </w:r>
      <w:r w:rsidRPr="009067C3">
        <w:rPr>
          <w:rFonts w:ascii="Aptos" w:eastAsia="Times New Roman" w:hAnsi="Aptos" w:cs="Segoe UI"/>
          <w:color w:val="000000"/>
          <w:highlight w:val="lightGray"/>
          <w:bdr w:val="none" w:sz="0" w:space="0" w:color="auto" w:frame="1"/>
          <w:shd w:val="clear" w:color="auto" w:fill="FFFF00"/>
          <w:lang w:eastAsia="en-CA"/>
        </w:rPr>
        <w:t xml:space="preserve">'. My </w:t>
      </w:r>
      <w:proofErr w:type="gramStart"/>
      <w:r w:rsidRPr="009067C3">
        <w:rPr>
          <w:rFonts w:ascii="Aptos" w:eastAsia="Times New Roman" w:hAnsi="Aptos" w:cs="Segoe UI"/>
          <w:color w:val="000000"/>
          <w:highlight w:val="lightGray"/>
          <w:bdr w:val="none" w:sz="0" w:space="0" w:color="auto" w:frame="1"/>
          <w:shd w:val="clear" w:color="auto" w:fill="FFFF00"/>
          <w:lang w:eastAsia="en-CA"/>
        </w:rPr>
        <w:t>desire  is</w:t>
      </w:r>
      <w:proofErr w:type="gramEnd"/>
      <w:r w:rsidRPr="009067C3">
        <w:rPr>
          <w:rFonts w:ascii="Aptos" w:eastAsia="Times New Roman" w:hAnsi="Aptos" w:cs="Segoe UI"/>
          <w:color w:val="000000"/>
          <w:highlight w:val="lightGray"/>
          <w:bdr w:val="none" w:sz="0" w:space="0" w:color="auto" w:frame="1"/>
          <w:shd w:val="clear" w:color="auto" w:fill="FFFF00"/>
          <w:lang w:eastAsia="en-CA"/>
        </w:rPr>
        <w:t xml:space="preserve"> to great a movement that changes the way capitalism is practiced around the globe. Before community and civil unrest and prosperity is ruined for all in the village by the greed embedded in the current rules of capitalism in </w:t>
      </w:r>
      <w:proofErr w:type="gramStart"/>
      <w:r w:rsidRPr="009067C3">
        <w:rPr>
          <w:rFonts w:ascii="Aptos" w:eastAsia="Times New Roman" w:hAnsi="Aptos" w:cs="Segoe UI"/>
          <w:color w:val="000000"/>
          <w:highlight w:val="lightGray"/>
          <w:bdr w:val="none" w:sz="0" w:space="0" w:color="auto" w:frame="1"/>
          <w:shd w:val="clear" w:color="auto" w:fill="FFFF00"/>
          <w:lang w:eastAsia="en-CA"/>
        </w:rPr>
        <w:t>todays</w:t>
      </w:r>
      <w:proofErr w:type="gramEnd"/>
      <w:r w:rsidRPr="009067C3">
        <w:rPr>
          <w:rFonts w:ascii="Aptos" w:eastAsia="Times New Roman" w:hAnsi="Aptos" w:cs="Segoe UI"/>
          <w:color w:val="000000"/>
          <w:highlight w:val="lightGray"/>
          <w:bdr w:val="none" w:sz="0" w:space="0" w:color="auto" w:frame="1"/>
          <w:shd w:val="clear" w:color="auto" w:fill="FFFF00"/>
          <w:lang w:eastAsia="en-CA"/>
        </w:rPr>
        <w:t xml:space="preserve"> sociality.</w:t>
      </w:r>
    </w:p>
    <w:p w14:paraId="5E649643" w14:textId="77777777" w:rsidR="009067C3" w:rsidRPr="009067C3" w:rsidRDefault="009067C3" w:rsidP="009067C3">
      <w:pPr>
        <w:numPr>
          <w:ilvl w:val="1"/>
          <w:numId w:val="4"/>
        </w:numPr>
        <w:shd w:val="clear" w:color="auto" w:fill="FFFFFF"/>
        <w:spacing w:beforeAutospacing="1" w:after="0" w:afterAutospacing="1" w:line="240" w:lineRule="auto"/>
        <w:textAlignment w:val="baseline"/>
        <w:rPr>
          <w:rFonts w:ascii="Aptos" w:eastAsia="Times New Roman" w:hAnsi="Aptos" w:cs="Segoe UI"/>
          <w:color w:val="000000"/>
          <w:highlight w:val="lightGray"/>
          <w:lang w:eastAsia="en-CA"/>
        </w:rPr>
      </w:pPr>
      <w:r w:rsidRPr="009067C3">
        <w:rPr>
          <w:rFonts w:ascii="Aptos" w:eastAsia="Times New Roman" w:hAnsi="Aptos" w:cs="Segoe UI"/>
          <w:color w:val="000000"/>
          <w:highlight w:val="lightGray"/>
          <w:bdr w:val="none" w:sz="0" w:space="0" w:color="auto" w:frame="1"/>
          <w:shd w:val="clear" w:color="auto" w:fill="FFFF00"/>
          <w:lang w:eastAsia="en-CA"/>
        </w:rPr>
        <w:t>Blue Seal is a rebalancing of the global 'classes' haves and have nots in society.   </w:t>
      </w:r>
    </w:p>
    <w:p w14:paraId="53E582EC" w14:textId="77777777" w:rsidR="009067C3" w:rsidRPr="009067C3" w:rsidRDefault="009067C3" w:rsidP="009067C3">
      <w:pPr>
        <w:numPr>
          <w:ilvl w:val="0"/>
          <w:numId w:val="4"/>
        </w:numPr>
        <w:shd w:val="clear" w:color="auto" w:fill="FFFFFF"/>
        <w:spacing w:beforeAutospacing="1" w:after="0" w:afterAutospacing="1" w:line="240" w:lineRule="auto"/>
        <w:textAlignment w:val="baseline"/>
        <w:rPr>
          <w:rFonts w:ascii="Aptos" w:eastAsia="Times New Roman" w:hAnsi="Aptos" w:cs="Segoe UI"/>
          <w:color w:val="000000"/>
          <w:highlight w:val="lightGray"/>
          <w:lang w:eastAsia="en-CA"/>
        </w:rPr>
      </w:pPr>
      <w:r w:rsidRPr="009067C3">
        <w:rPr>
          <w:rFonts w:ascii="Aptos" w:eastAsia="Times New Roman" w:hAnsi="Aptos" w:cs="Segoe UI"/>
          <w:b/>
          <w:bCs/>
          <w:color w:val="000000"/>
          <w:highlight w:val="lightGray"/>
          <w:bdr w:val="none" w:sz="0" w:space="0" w:color="auto" w:frame="1"/>
          <w:shd w:val="clear" w:color="auto" w:fill="FFFF00"/>
          <w:lang w:eastAsia="en-CA"/>
        </w:rPr>
        <w:t>Holding Properties</w:t>
      </w:r>
      <w:r w:rsidRPr="009067C3">
        <w:rPr>
          <w:rFonts w:ascii="Aptos" w:eastAsia="Times New Roman" w:hAnsi="Aptos" w:cs="Segoe UI"/>
          <w:color w:val="000000"/>
          <w:highlight w:val="lightGray"/>
          <w:bdr w:val="none" w:sz="0" w:space="0" w:color="auto" w:frame="1"/>
          <w:shd w:val="clear" w:color="auto" w:fill="FFFF00"/>
          <w:lang w:eastAsia="en-CA"/>
        </w:rPr>
        <w:t> – A portfolio of investment properties strategically managed to balance financial risk while operating various businesses. These are designed to be low-risk, low-maintenance, and require minimal direct management, ensuring stability while maintaining social impact goals.</w:t>
      </w:r>
    </w:p>
    <w:p w14:paraId="54CE5720" w14:textId="77777777" w:rsidR="009067C3" w:rsidRPr="0022300D" w:rsidRDefault="009067C3"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p>
    <w:p w14:paraId="3F2A3A6A" w14:textId="77777777" w:rsidR="00D04537" w:rsidRPr="00D04537" w:rsidRDefault="00D04537"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Holding Properties</w:t>
      </w:r>
      <w:r w:rsidRPr="00D04537">
        <w:rPr>
          <w:rFonts w:ascii="Times New Roman" w:eastAsia="Times New Roman" w:hAnsi="Times New Roman" w:cs="Times New Roman"/>
          <w:sz w:val="24"/>
          <w:szCs w:val="24"/>
          <w:lang w:eastAsia="en-CA"/>
        </w:rPr>
        <w:t xml:space="preserve"> – A portfolio of investment properties strategically managed to balance financial risk while operating various businesses. These are designed to be low-risk, low-maintenance, and require minimal direct management, ensuring stability while maintaining social impact goals.</w:t>
      </w:r>
    </w:p>
    <w:p w14:paraId="520FD96F" w14:textId="79FEC093" w:rsidR="00D04537" w:rsidRPr="0022300D" w:rsidRDefault="00D04537" w:rsidP="00D04537">
      <w:pPr>
        <w:spacing w:before="100" w:beforeAutospacing="1" w:after="100" w:afterAutospacing="1" w:line="240" w:lineRule="auto"/>
        <w:outlineLvl w:val="2"/>
        <w:rPr>
          <w:rFonts w:ascii="Times New Roman" w:eastAsia="Times New Roman" w:hAnsi="Times New Roman" w:cs="Times New Roman"/>
          <w:b/>
          <w:bCs/>
          <w:sz w:val="36"/>
          <w:szCs w:val="36"/>
          <w:lang w:eastAsia="en-CA"/>
        </w:rPr>
      </w:pPr>
      <w:proofErr w:type="gramStart"/>
      <w:r w:rsidRPr="0022300D">
        <w:rPr>
          <w:rFonts w:ascii="Times New Roman" w:eastAsia="Times New Roman" w:hAnsi="Times New Roman" w:cs="Times New Roman"/>
          <w:b/>
          <w:bCs/>
          <w:sz w:val="36"/>
          <w:szCs w:val="36"/>
          <w:lang w:eastAsia="en-CA"/>
        </w:rPr>
        <w:t>My  degree</w:t>
      </w:r>
      <w:r w:rsidR="00F47504">
        <w:rPr>
          <w:rFonts w:ascii="Times New Roman" w:eastAsia="Times New Roman" w:hAnsi="Times New Roman" w:cs="Times New Roman"/>
          <w:b/>
          <w:bCs/>
          <w:sz w:val="36"/>
          <w:szCs w:val="36"/>
          <w:lang w:eastAsia="en-CA"/>
        </w:rPr>
        <w:t>s</w:t>
      </w:r>
      <w:proofErr w:type="gramEnd"/>
      <w:r w:rsidRPr="0022300D">
        <w:rPr>
          <w:rFonts w:ascii="Times New Roman" w:eastAsia="Times New Roman" w:hAnsi="Times New Roman" w:cs="Times New Roman"/>
          <w:b/>
          <w:bCs/>
          <w:sz w:val="36"/>
          <w:szCs w:val="36"/>
          <w:lang w:eastAsia="en-CA"/>
        </w:rPr>
        <w:t xml:space="preserve"> in the School of Hard Knocks. </w:t>
      </w:r>
    </w:p>
    <w:p w14:paraId="3BF201DA" w14:textId="77777777" w:rsidR="009067C3" w:rsidRPr="0022300D" w:rsidRDefault="009067C3" w:rsidP="009067C3">
      <w:pPr>
        <w:spacing w:before="100" w:beforeAutospacing="1" w:after="100" w:afterAutospacing="1" w:line="240" w:lineRule="auto"/>
        <w:outlineLvl w:val="2"/>
        <w:rPr>
          <w:rFonts w:ascii="Times New Roman Bold" w:eastAsia="Times New Roman" w:hAnsi="Times New Roman Bold" w:cs="Times New Roman"/>
          <w:b/>
          <w:bCs/>
          <w:sz w:val="27"/>
          <w:szCs w:val="27"/>
          <w:vertAlign w:val="superscript"/>
          <w:lang w:eastAsia="en-CA"/>
        </w:rPr>
      </w:pPr>
      <w:r>
        <w:rPr>
          <w:rFonts w:ascii="Times New Roman" w:eastAsia="Times New Roman" w:hAnsi="Times New Roman" w:cs="Times New Roman"/>
          <w:b/>
          <w:bCs/>
          <w:sz w:val="27"/>
          <w:szCs w:val="27"/>
          <w:lang w:eastAsia="en-CA"/>
        </w:rPr>
        <w:t xml:space="preserve">Current designations </w:t>
      </w:r>
    </w:p>
    <w:p w14:paraId="145A8560" w14:textId="30B1E89B" w:rsidR="009067C3" w:rsidRPr="0022300D" w:rsidRDefault="009067C3" w:rsidP="009067C3">
      <w:pPr>
        <w:pStyle w:val="ListParagraph"/>
        <w:numPr>
          <w:ilvl w:val="1"/>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CA"/>
        </w:rPr>
      </w:pPr>
      <w:r w:rsidRPr="0022300D">
        <w:rPr>
          <w:rFonts w:ascii="Times New Roman" w:eastAsia="Times New Roman" w:hAnsi="Times New Roman" w:cs="Times New Roman"/>
          <w:b/>
          <w:bCs/>
          <w:sz w:val="24"/>
          <w:szCs w:val="24"/>
          <w:lang w:eastAsia="en-CA"/>
        </w:rPr>
        <w:t xml:space="preserve">F.F.B. (2 Fires and a Bankruptcy) </w:t>
      </w:r>
    </w:p>
    <w:p w14:paraId="0F708FE4" w14:textId="7722274B" w:rsidR="009067C3" w:rsidRPr="0022300D" w:rsidRDefault="009067C3" w:rsidP="0022300D">
      <w:pPr>
        <w:pStyle w:val="ListParagraph"/>
        <w:numPr>
          <w:ilvl w:val="1"/>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CA"/>
        </w:rPr>
      </w:pPr>
      <w:proofErr w:type="gramStart"/>
      <w:r w:rsidRPr="0022300D">
        <w:rPr>
          <w:rFonts w:ascii="Times New Roman" w:eastAsia="Times New Roman" w:hAnsi="Times New Roman" w:cs="Times New Roman"/>
          <w:b/>
          <w:bCs/>
          <w:sz w:val="24"/>
          <w:szCs w:val="24"/>
          <w:lang w:eastAsia="en-CA"/>
        </w:rPr>
        <w:t>C</w:t>
      </w:r>
      <w:r w:rsidR="00F47504" w:rsidRPr="0022300D">
        <w:rPr>
          <w:rFonts w:ascii="Times New Roman" w:eastAsia="Times New Roman" w:hAnsi="Times New Roman" w:cs="Times New Roman"/>
          <w:b/>
          <w:bCs/>
          <w:sz w:val="24"/>
          <w:szCs w:val="24"/>
          <w:lang w:eastAsia="en-CA"/>
        </w:rPr>
        <w:t>.</w:t>
      </w:r>
      <w:r w:rsidRPr="0022300D">
        <w:rPr>
          <w:rFonts w:ascii="Times New Roman" w:eastAsia="Times New Roman" w:hAnsi="Times New Roman" w:cs="Times New Roman"/>
          <w:b/>
          <w:bCs/>
          <w:sz w:val="24"/>
          <w:szCs w:val="24"/>
          <w:lang w:eastAsia="en-CA"/>
        </w:rPr>
        <w:t>A3</w:t>
      </w:r>
      <w:r w:rsidR="00F47504" w:rsidRPr="0022300D">
        <w:rPr>
          <w:rFonts w:ascii="Times New Roman" w:eastAsia="Times New Roman" w:hAnsi="Times New Roman" w:cs="Times New Roman"/>
          <w:b/>
          <w:bCs/>
          <w:sz w:val="24"/>
          <w:szCs w:val="24"/>
          <w:lang w:eastAsia="en-CA"/>
        </w:rPr>
        <w:t xml:space="preserve"> .</w:t>
      </w:r>
      <w:proofErr w:type="gramEnd"/>
      <w:r w:rsidR="00F47504" w:rsidRPr="0022300D">
        <w:rPr>
          <w:rFonts w:ascii="Times New Roman" w:eastAsia="Times New Roman" w:hAnsi="Times New Roman" w:cs="Times New Roman"/>
          <w:b/>
          <w:bCs/>
          <w:sz w:val="24"/>
          <w:szCs w:val="24"/>
          <w:lang w:eastAsia="en-CA"/>
        </w:rPr>
        <w:t xml:space="preserve"> (3 Class Actions) </w:t>
      </w:r>
    </w:p>
    <w:p w14:paraId="6241CFB7" w14:textId="30EDB8A4" w:rsidR="009067C3" w:rsidRDefault="00F47504" w:rsidP="009067C3">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t xml:space="preserve">My next degree </w:t>
      </w:r>
    </w:p>
    <w:p w14:paraId="72210FE4" w14:textId="77777777" w:rsidR="00F47504" w:rsidRPr="0022300D" w:rsidRDefault="00F47504" w:rsidP="00F47504">
      <w:pPr>
        <w:pStyle w:val="ListParagraph"/>
        <w:numPr>
          <w:ilvl w:val="1"/>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CA"/>
        </w:rPr>
      </w:pPr>
      <w:r w:rsidRPr="0022300D">
        <w:rPr>
          <w:rFonts w:ascii="Times New Roman" w:eastAsia="Times New Roman" w:hAnsi="Times New Roman" w:cs="Times New Roman"/>
          <w:b/>
          <w:bCs/>
          <w:sz w:val="24"/>
          <w:szCs w:val="24"/>
          <w:lang w:eastAsia="en-CA"/>
        </w:rPr>
        <w:t xml:space="preserve">PhD in S.I.C. </w:t>
      </w:r>
    </w:p>
    <w:p w14:paraId="2C610732" w14:textId="79C550D1" w:rsidR="00F47504" w:rsidRPr="0022300D" w:rsidRDefault="0022300D" w:rsidP="0022300D">
      <w:pPr>
        <w:pStyle w:val="ListParagraph"/>
        <w:numPr>
          <w:ilvl w:val="2"/>
          <w:numId w:val="2"/>
        </w:numPr>
        <w:spacing w:before="100" w:beforeAutospacing="1" w:after="100" w:afterAutospacing="1" w:line="240" w:lineRule="auto"/>
        <w:outlineLvl w:val="2"/>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Tuition</w:t>
      </w:r>
      <w:r>
        <w:rPr>
          <w:rFonts w:ascii="Times New Roman" w:eastAsia="Times New Roman" w:hAnsi="Times New Roman" w:cs="Times New Roman"/>
          <w:sz w:val="24"/>
          <w:szCs w:val="24"/>
          <w:lang w:eastAsia="en-CA"/>
        </w:rPr>
        <w:t xml:space="preserve"> Fee </w:t>
      </w:r>
      <w:r w:rsidR="00F47504" w:rsidRPr="0022300D">
        <w:rPr>
          <w:rFonts w:ascii="Times New Roman" w:eastAsia="Times New Roman" w:hAnsi="Times New Roman" w:cs="Times New Roman"/>
          <w:sz w:val="24"/>
          <w:szCs w:val="24"/>
          <w:lang w:eastAsia="en-CA"/>
        </w:rPr>
        <w:t>$1</w:t>
      </w:r>
      <w:r>
        <w:rPr>
          <w:rFonts w:ascii="Times New Roman" w:eastAsia="Times New Roman" w:hAnsi="Times New Roman" w:cs="Times New Roman"/>
          <w:sz w:val="24"/>
          <w:szCs w:val="24"/>
          <w:lang w:eastAsia="en-CA"/>
        </w:rPr>
        <w:t>0</w:t>
      </w:r>
      <w:r w:rsidR="00F47504" w:rsidRPr="0022300D">
        <w:rPr>
          <w:rFonts w:ascii="Times New Roman" w:eastAsia="Times New Roman" w:hAnsi="Times New Roman" w:cs="Times New Roman"/>
          <w:sz w:val="24"/>
          <w:szCs w:val="24"/>
          <w:lang w:eastAsia="en-CA"/>
        </w:rPr>
        <w:t xml:space="preserve">m US, prepaid with Smart Financial investment </w:t>
      </w:r>
    </w:p>
    <w:p w14:paraId="030C0381" w14:textId="77777777" w:rsidR="0022300D" w:rsidRDefault="009067C3" w:rsidP="0022300D">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CA"/>
        </w:rPr>
      </w:pPr>
      <w:r w:rsidRPr="009067C3">
        <w:rPr>
          <w:rFonts w:ascii="Times New Roman" w:eastAsia="Times New Roman" w:hAnsi="Times New Roman" w:cs="Times New Roman"/>
          <w:b/>
          <w:bCs/>
          <w:sz w:val="27"/>
          <w:szCs w:val="27"/>
          <w:lang w:eastAsia="en-CA"/>
        </w:rPr>
        <w:t>Social Impact Capitalist - (S.I.C) </w:t>
      </w:r>
    </w:p>
    <w:p w14:paraId="40612A1F" w14:textId="74C77A65" w:rsidR="0022300D" w:rsidRPr="0022300D" w:rsidRDefault="0022300D" w:rsidP="0022300D">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b/>
          <w:bCs/>
          <w:sz w:val="24"/>
          <w:szCs w:val="24"/>
          <w:lang w:eastAsia="en-CA"/>
        </w:rPr>
      </w:pPr>
      <w:r w:rsidRPr="0022300D">
        <w:rPr>
          <w:rFonts w:ascii="Times New Roman" w:eastAsia="Times New Roman" w:hAnsi="Times New Roman" w:cs="Times New Roman"/>
          <w:b/>
          <w:bCs/>
          <w:sz w:val="24"/>
          <w:szCs w:val="24"/>
          <w:lang w:eastAsia="en-CA"/>
        </w:rPr>
        <w:t>Become a Champion and spoke</w:t>
      </w:r>
      <w:r>
        <w:rPr>
          <w:rFonts w:ascii="Times New Roman" w:eastAsia="Times New Roman" w:hAnsi="Times New Roman" w:cs="Times New Roman"/>
          <w:b/>
          <w:bCs/>
          <w:sz w:val="24"/>
          <w:szCs w:val="24"/>
          <w:lang w:eastAsia="en-CA"/>
        </w:rPr>
        <w:t>s</w:t>
      </w:r>
      <w:r w:rsidRPr="0022300D">
        <w:rPr>
          <w:rFonts w:ascii="Times New Roman" w:eastAsia="Times New Roman" w:hAnsi="Times New Roman" w:cs="Times New Roman"/>
          <w:b/>
          <w:bCs/>
          <w:sz w:val="24"/>
          <w:szCs w:val="24"/>
          <w:lang w:eastAsia="en-CA"/>
        </w:rPr>
        <w:t xml:space="preserve"> person to earn my PhD. </w:t>
      </w:r>
    </w:p>
    <w:p w14:paraId="1BD8F85D" w14:textId="2F573A37" w:rsidR="009067C3" w:rsidRPr="0022300D" w:rsidRDefault="009067C3" w:rsidP="009067C3">
      <w:pPr>
        <w:numPr>
          <w:ilvl w:val="0"/>
          <w:numId w:val="18"/>
        </w:numPr>
        <w:spacing w:before="100" w:beforeAutospacing="1" w:after="100" w:afterAutospacing="1" w:line="240" w:lineRule="auto"/>
        <w:outlineLvl w:val="2"/>
        <w:rPr>
          <w:rFonts w:ascii="Times New Roman" w:eastAsia="Times New Roman" w:hAnsi="Times New Roman" w:cs="Times New Roman"/>
          <w:sz w:val="24"/>
          <w:szCs w:val="24"/>
          <w:lang w:eastAsia="en-CA"/>
        </w:rPr>
      </w:pPr>
      <w:r w:rsidRPr="0022300D">
        <w:rPr>
          <w:rFonts w:ascii="Times New Roman" w:eastAsia="Times New Roman" w:hAnsi="Times New Roman" w:cs="Times New Roman"/>
          <w:b/>
          <w:bCs/>
          <w:sz w:val="24"/>
          <w:szCs w:val="24"/>
          <w:lang w:eastAsia="en-CA"/>
        </w:rPr>
        <w:t xml:space="preserve">Transform </w:t>
      </w:r>
      <w:proofErr w:type="gramStart"/>
      <w:r w:rsidRPr="0022300D">
        <w:rPr>
          <w:rFonts w:ascii="Times New Roman" w:eastAsia="Times New Roman" w:hAnsi="Times New Roman" w:cs="Times New Roman"/>
          <w:b/>
          <w:bCs/>
          <w:sz w:val="24"/>
          <w:szCs w:val="24"/>
          <w:lang w:eastAsia="en-CA"/>
        </w:rPr>
        <w:t xml:space="preserve">Capitalism  </w:t>
      </w:r>
      <w:r w:rsidRPr="009067C3">
        <w:rPr>
          <w:rFonts w:ascii="Times New Roman" w:eastAsia="Times New Roman" w:hAnsi="Times New Roman" w:cs="Times New Roman"/>
          <w:b/>
          <w:bCs/>
          <w:sz w:val="24"/>
          <w:szCs w:val="24"/>
          <w:lang w:eastAsia="en-CA"/>
        </w:rPr>
        <w:t>–</w:t>
      </w:r>
      <w:proofErr w:type="gramEnd"/>
      <w:r w:rsidRPr="009067C3">
        <w:rPr>
          <w:rFonts w:ascii="Times New Roman" w:eastAsia="Times New Roman" w:hAnsi="Times New Roman" w:cs="Times New Roman"/>
          <w:b/>
          <w:bCs/>
          <w:sz w:val="24"/>
          <w:szCs w:val="24"/>
          <w:lang w:eastAsia="en-CA"/>
        </w:rPr>
        <w:t xml:space="preserve"> </w:t>
      </w:r>
      <w:r w:rsidRPr="0022300D">
        <w:rPr>
          <w:rFonts w:ascii="Times New Roman" w:eastAsia="Times New Roman" w:hAnsi="Times New Roman" w:cs="Times New Roman"/>
          <w:b/>
          <w:bCs/>
          <w:sz w:val="24"/>
          <w:szCs w:val="24"/>
          <w:lang w:eastAsia="en-CA"/>
        </w:rPr>
        <w:t>Being a champion of shifting business from “capitalism,</w:t>
      </w:r>
      <w:r w:rsidRPr="0022300D">
        <w:rPr>
          <w:rFonts w:ascii="Times New Roman" w:eastAsia="Times New Roman" w:hAnsi="Times New Roman" w:cs="Times New Roman"/>
          <w:sz w:val="24"/>
          <w:szCs w:val="24"/>
          <w:lang w:eastAsia="en-CA"/>
        </w:rPr>
        <w:t xml:space="preserve"> capitalism” (profit-driven at any cost) to Social Impact</w:t>
      </w:r>
      <w:r w:rsidRPr="009067C3">
        <w:rPr>
          <w:rFonts w:ascii="Times New Roman" w:eastAsia="Times New Roman" w:hAnsi="Times New Roman" w:cs="Times New Roman"/>
          <w:b/>
          <w:bCs/>
          <w:sz w:val="27"/>
          <w:szCs w:val="27"/>
          <w:lang w:eastAsia="en-CA"/>
        </w:rPr>
        <w:t xml:space="preserve"> </w:t>
      </w:r>
      <w:r w:rsidRPr="0022300D">
        <w:rPr>
          <w:rFonts w:ascii="Times New Roman" w:eastAsia="Times New Roman" w:hAnsi="Times New Roman" w:cs="Times New Roman"/>
          <w:sz w:val="24"/>
          <w:szCs w:val="24"/>
          <w:lang w:eastAsia="en-CA"/>
        </w:rPr>
        <w:t>Capitalism (profit and purpose intertwined).</w:t>
      </w:r>
    </w:p>
    <w:p w14:paraId="3B49E1CC" w14:textId="77777777" w:rsidR="0022300D" w:rsidRDefault="009067C3" w:rsidP="0022300D">
      <w:pPr>
        <w:numPr>
          <w:ilvl w:val="0"/>
          <w:numId w:val="18"/>
        </w:numPr>
        <w:spacing w:before="100" w:beforeAutospacing="1" w:after="100" w:afterAutospacing="1" w:line="240" w:lineRule="auto"/>
        <w:outlineLvl w:val="2"/>
        <w:rPr>
          <w:rFonts w:ascii="Times New Roman" w:eastAsia="Times New Roman" w:hAnsi="Times New Roman" w:cs="Times New Roman"/>
          <w:sz w:val="24"/>
          <w:szCs w:val="24"/>
          <w:lang w:eastAsia="en-CA"/>
        </w:rPr>
      </w:pPr>
      <w:r w:rsidRPr="0022300D">
        <w:rPr>
          <w:rFonts w:ascii="Times New Roman" w:eastAsia="Times New Roman" w:hAnsi="Times New Roman" w:cs="Times New Roman"/>
          <w:b/>
          <w:bCs/>
          <w:sz w:val="24"/>
          <w:szCs w:val="24"/>
          <w:lang w:eastAsia="en-CA"/>
        </w:rPr>
        <w:t>Global Reach</w:t>
      </w:r>
      <w:r w:rsidRPr="009067C3">
        <w:rPr>
          <w:rFonts w:ascii="Times New Roman" w:eastAsia="Times New Roman" w:hAnsi="Times New Roman" w:cs="Times New Roman"/>
          <w:b/>
          <w:bCs/>
          <w:sz w:val="27"/>
          <w:szCs w:val="27"/>
          <w:lang w:eastAsia="en-CA"/>
        </w:rPr>
        <w:t> </w:t>
      </w:r>
      <w:r w:rsidRPr="0022300D">
        <w:rPr>
          <w:rFonts w:ascii="Times New Roman" w:eastAsia="Times New Roman" w:hAnsi="Times New Roman" w:cs="Times New Roman"/>
          <w:sz w:val="24"/>
          <w:szCs w:val="24"/>
          <w:lang w:eastAsia="en-CA"/>
        </w:rPr>
        <w:t>– Leave a worldwide impact by helping others scale social impact businesses.</w:t>
      </w:r>
    </w:p>
    <w:p w14:paraId="60EBA881" w14:textId="4BDB68A2" w:rsidR="0022300D" w:rsidRPr="0022300D" w:rsidRDefault="009067C3" w:rsidP="0022300D">
      <w:pPr>
        <w:numPr>
          <w:ilvl w:val="0"/>
          <w:numId w:val="18"/>
        </w:numPr>
        <w:spacing w:before="100" w:beforeAutospacing="1" w:after="100" w:afterAutospacing="1" w:line="240" w:lineRule="auto"/>
        <w:outlineLvl w:val="2"/>
        <w:rPr>
          <w:ins w:id="0" w:author="Tim Latimer" w:date="2025-03-30T11:35:00Z" w16du:dateUtc="2025-03-30T17:35:00Z"/>
          <w:rFonts w:ascii="Times New Roman" w:eastAsia="Times New Roman" w:hAnsi="Times New Roman" w:cs="Times New Roman"/>
          <w:sz w:val="24"/>
          <w:szCs w:val="24"/>
          <w:lang w:eastAsia="en-CA"/>
        </w:rPr>
      </w:pPr>
      <w:r w:rsidRPr="0022300D">
        <w:rPr>
          <w:rFonts w:ascii="Times New Roman" w:eastAsia="Times New Roman" w:hAnsi="Times New Roman" w:cs="Times New Roman"/>
          <w:b/>
          <w:bCs/>
          <w:sz w:val="24"/>
          <w:szCs w:val="24"/>
          <w:lang w:eastAsia="en-CA"/>
        </w:rPr>
        <w:t>Mentorship at Scale</w:t>
      </w:r>
      <w:r w:rsidRPr="009067C3">
        <w:rPr>
          <w:rFonts w:ascii="Times New Roman" w:eastAsia="Times New Roman" w:hAnsi="Times New Roman" w:cs="Times New Roman"/>
          <w:b/>
          <w:bCs/>
          <w:sz w:val="27"/>
          <w:szCs w:val="27"/>
          <w:lang w:eastAsia="en-CA"/>
        </w:rPr>
        <w:t xml:space="preserve"> – </w:t>
      </w:r>
      <w:r w:rsidRPr="0022300D">
        <w:rPr>
          <w:rFonts w:ascii="Times New Roman" w:eastAsia="Times New Roman" w:hAnsi="Times New Roman" w:cs="Times New Roman"/>
          <w:sz w:val="24"/>
          <w:szCs w:val="24"/>
          <w:lang w:eastAsia="en-CA"/>
        </w:rPr>
        <w:t>Help build a $1 billion social impact business from a single desk.</w:t>
      </w:r>
    </w:p>
    <w:p w14:paraId="262407A1" w14:textId="3345038C"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If I Succeed</w:t>
      </w:r>
      <w:r w:rsidR="0022300D">
        <w:rPr>
          <w:rFonts w:ascii="Times New Roman" w:eastAsia="Times New Roman" w:hAnsi="Times New Roman" w:cs="Times New Roman"/>
          <w:b/>
          <w:bCs/>
          <w:sz w:val="36"/>
          <w:szCs w:val="36"/>
          <w:lang w:eastAsia="en-CA"/>
        </w:rPr>
        <w:t xml:space="preserve"> before I die</w:t>
      </w:r>
      <w:r w:rsidRPr="00D04537">
        <w:rPr>
          <w:rFonts w:ascii="Times New Roman" w:eastAsia="Times New Roman" w:hAnsi="Times New Roman" w:cs="Times New Roman"/>
          <w:b/>
          <w:bCs/>
          <w:sz w:val="36"/>
          <w:szCs w:val="36"/>
          <w:lang w:eastAsia="en-CA"/>
        </w:rPr>
        <w:t>: My Reward</w:t>
      </w:r>
    </w:p>
    <w:p w14:paraId="20E8E280" w14:textId="77777777" w:rsidR="00F47504" w:rsidRPr="00F47504" w:rsidRDefault="00F47504" w:rsidP="00F47504">
      <w:pPr>
        <w:spacing w:before="100" w:beforeAutospacing="1" w:after="100" w:afterAutospacing="1" w:line="240" w:lineRule="auto"/>
        <w:rPr>
          <w:rFonts w:ascii="Times New Roman" w:eastAsia="Times New Roman" w:hAnsi="Times New Roman" w:cs="Times New Roman"/>
          <w:sz w:val="24"/>
          <w:szCs w:val="24"/>
          <w:lang w:eastAsia="en-CA"/>
        </w:rPr>
      </w:pPr>
      <w:r w:rsidRPr="00F47504">
        <w:rPr>
          <w:rFonts w:ascii="Times New Roman" w:eastAsia="Times New Roman" w:hAnsi="Times New Roman" w:cs="Times New Roman"/>
          <w:sz w:val="24"/>
          <w:szCs w:val="24"/>
          <w:lang w:eastAsia="en-CA"/>
        </w:rPr>
        <w:t xml:space="preserve">If I </w:t>
      </w:r>
      <w:proofErr w:type="gramStart"/>
      <w:r w:rsidRPr="00F47504">
        <w:rPr>
          <w:rFonts w:ascii="Times New Roman" w:eastAsia="Times New Roman" w:hAnsi="Times New Roman" w:cs="Times New Roman"/>
          <w:sz w:val="24"/>
          <w:szCs w:val="24"/>
          <w:lang w:eastAsia="en-CA"/>
        </w:rPr>
        <w:t>am able to</w:t>
      </w:r>
      <w:proofErr w:type="gramEnd"/>
      <w:r w:rsidRPr="00F47504">
        <w:rPr>
          <w:rFonts w:ascii="Times New Roman" w:eastAsia="Times New Roman" w:hAnsi="Times New Roman" w:cs="Times New Roman"/>
          <w:sz w:val="24"/>
          <w:szCs w:val="24"/>
          <w:lang w:eastAsia="en-CA"/>
        </w:rPr>
        <w:t xml:space="preserve"> live by these values and fulfill these roles, my reward will not be measured in money or accolades, but in </w:t>
      </w:r>
      <w:r w:rsidRPr="00F47504">
        <w:rPr>
          <w:rFonts w:ascii="Times New Roman" w:eastAsia="Times New Roman" w:hAnsi="Times New Roman" w:cs="Times New Roman"/>
          <w:b/>
          <w:bCs/>
          <w:sz w:val="24"/>
          <w:szCs w:val="24"/>
          <w:lang w:eastAsia="en-CA"/>
        </w:rPr>
        <w:t>impact</w:t>
      </w:r>
      <w:r w:rsidRPr="00F47504">
        <w:rPr>
          <w:rFonts w:ascii="Times New Roman" w:eastAsia="Times New Roman" w:hAnsi="Times New Roman" w:cs="Times New Roman"/>
          <w:sz w:val="24"/>
          <w:szCs w:val="24"/>
          <w:lang w:eastAsia="en-CA"/>
        </w:rPr>
        <w:t>:</w:t>
      </w:r>
    </w:p>
    <w:p w14:paraId="21460D36" w14:textId="77777777" w:rsidR="00F47504" w:rsidRPr="00F47504" w:rsidRDefault="00F47504" w:rsidP="00F475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rPr>
      </w:pPr>
      <w:r w:rsidRPr="00F47504">
        <w:rPr>
          <w:rFonts w:ascii="Times New Roman" w:eastAsia="Times New Roman" w:hAnsi="Times New Roman" w:cs="Times New Roman"/>
          <w:b/>
          <w:bCs/>
          <w:sz w:val="24"/>
          <w:szCs w:val="24"/>
          <w:lang w:eastAsia="en-CA"/>
        </w:rPr>
        <w:t>I will have built something that outlives me</w:t>
      </w:r>
      <w:r w:rsidRPr="00F47504">
        <w:rPr>
          <w:rFonts w:ascii="Times New Roman" w:eastAsia="Times New Roman" w:hAnsi="Times New Roman" w:cs="Times New Roman"/>
          <w:sz w:val="24"/>
          <w:szCs w:val="24"/>
          <w:lang w:eastAsia="en-CA"/>
        </w:rPr>
        <w:t>—a thriving community of businesses, relationships, and ideas that continue to make a difference long after I am gone.</w:t>
      </w:r>
    </w:p>
    <w:p w14:paraId="177599C0" w14:textId="77777777" w:rsidR="00F47504" w:rsidRPr="00F47504" w:rsidRDefault="00F47504" w:rsidP="00F475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rPr>
      </w:pPr>
      <w:r w:rsidRPr="00F47504">
        <w:rPr>
          <w:rFonts w:ascii="Times New Roman" w:eastAsia="Times New Roman" w:hAnsi="Times New Roman" w:cs="Times New Roman"/>
          <w:b/>
          <w:bCs/>
          <w:sz w:val="24"/>
          <w:szCs w:val="24"/>
          <w:lang w:eastAsia="en-CA"/>
        </w:rPr>
        <w:t>I will have inspired others</w:t>
      </w:r>
      <w:r w:rsidRPr="00F47504">
        <w:rPr>
          <w:rFonts w:ascii="Times New Roman" w:eastAsia="Times New Roman" w:hAnsi="Times New Roman" w:cs="Times New Roman"/>
          <w:sz w:val="24"/>
          <w:szCs w:val="24"/>
          <w:lang w:eastAsia="en-CA"/>
        </w:rPr>
        <w:t> to embrace gratitude, service, and meaningful capitalism.</w:t>
      </w:r>
    </w:p>
    <w:p w14:paraId="15981905" w14:textId="77777777" w:rsidR="00F47504" w:rsidRPr="00F47504" w:rsidRDefault="00F47504" w:rsidP="00F475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rPr>
      </w:pPr>
      <w:r w:rsidRPr="00F47504">
        <w:rPr>
          <w:rFonts w:ascii="Times New Roman" w:eastAsia="Times New Roman" w:hAnsi="Times New Roman" w:cs="Times New Roman"/>
          <w:b/>
          <w:bCs/>
          <w:sz w:val="24"/>
          <w:szCs w:val="24"/>
          <w:lang w:eastAsia="en-CA"/>
        </w:rPr>
        <w:t>I will leave a roadmap</w:t>
      </w:r>
      <w:r w:rsidRPr="00F47504">
        <w:rPr>
          <w:rFonts w:ascii="Times New Roman" w:eastAsia="Times New Roman" w:hAnsi="Times New Roman" w:cs="Times New Roman"/>
          <w:sz w:val="24"/>
          <w:szCs w:val="24"/>
          <w:lang w:eastAsia="en-CA"/>
        </w:rPr>
        <w:t> for future generations to build upon.</w:t>
      </w:r>
    </w:p>
    <w:p w14:paraId="0704861F" w14:textId="2BB5C707" w:rsidR="00F47504" w:rsidRPr="00F47504" w:rsidRDefault="00F47504" w:rsidP="00F47504">
      <w:pPr>
        <w:spacing w:before="100" w:beforeAutospacing="1" w:after="100" w:afterAutospacing="1" w:line="240" w:lineRule="auto"/>
        <w:rPr>
          <w:rFonts w:ascii="Times New Roman" w:eastAsia="Times New Roman" w:hAnsi="Times New Roman" w:cs="Times New Roman"/>
          <w:sz w:val="24"/>
          <w:szCs w:val="24"/>
          <w:lang w:eastAsia="en-CA"/>
        </w:rPr>
      </w:pPr>
      <w:r w:rsidRPr="00F47504">
        <w:rPr>
          <w:rFonts w:ascii="Times New Roman" w:eastAsia="Times New Roman" w:hAnsi="Times New Roman" w:cs="Times New Roman"/>
          <w:sz w:val="24"/>
          <w:szCs w:val="24"/>
          <w:lang w:eastAsia="en-CA"/>
        </w:rPr>
        <w:t>My reward is </w:t>
      </w:r>
      <w:r w:rsidRPr="00F47504">
        <w:rPr>
          <w:rFonts w:ascii="Times New Roman" w:eastAsia="Times New Roman" w:hAnsi="Times New Roman" w:cs="Times New Roman"/>
          <w:b/>
          <w:bCs/>
          <w:sz w:val="24"/>
          <w:szCs w:val="24"/>
          <w:lang w:eastAsia="en-CA"/>
        </w:rPr>
        <w:t>not success, but significance</w:t>
      </w:r>
      <w:r w:rsidRPr="00F47504">
        <w:rPr>
          <w:rFonts w:ascii="Times New Roman" w:eastAsia="Times New Roman" w:hAnsi="Times New Roman" w:cs="Times New Roman"/>
          <w:sz w:val="24"/>
          <w:szCs w:val="24"/>
          <w:lang w:eastAsia="en-CA"/>
        </w:rPr>
        <w:t>—knowing that my life mattered, and that my work will continue to change lives long after I take my last breath. (</w:t>
      </w:r>
      <w:proofErr w:type="gramStart"/>
      <w:r w:rsidRPr="00F47504">
        <w:rPr>
          <w:rFonts w:ascii="Times New Roman" w:eastAsia="Times New Roman" w:hAnsi="Times New Roman" w:cs="Times New Roman"/>
          <w:sz w:val="24"/>
          <w:szCs w:val="24"/>
          <w:lang w:eastAsia="en-CA"/>
        </w:rPr>
        <w:t>this</w:t>
      </w:r>
      <w:proofErr w:type="gramEnd"/>
      <w:r w:rsidRPr="00F47504">
        <w:rPr>
          <w:rFonts w:ascii="Times New Roman" w:eastAsia="Times New Roman" w:hAnsi="Times New Roman" w:cs="Times New Roman"/>
          <w:sz w:val="24"/>
          <w:szCs w:val="24"/>
          <w:lang w:eastAsia="en-CA"/>
        </w:rPr>
        <w:t xml:space="preserve"> is known to </w:t>
      </w:r>
      <w:r w:rsidR="00D059CC">
        <w:rPr>
          <w:rFonts w:ascii="Times New Roman" w:eastAsia="Times New Roman" w:hAnsi="Times New Roman" w:cs="Times New Roman"/>
          <w:sz w:val="24"/>
          <w:szCs w:val="24"/>
          <w:lang w:eastAsia="en-CA"/>
        </w:rPr>
        <w:t>me</w:t>
      </w:r>
      <w:r w:rsidRPr="00F47504">
        <w:rPr>
          <w:rFonts w:ascii="Times New Roman" w:eastAsia="Times New Roman" w:hAnsi="Times New Roman" w:cs="Times New Roman"/>
          <w:sz w:val="24"/>
          <w:szCs w:val="24"/>
          <w:lang w:eastAsia="en-CA"/>
        </w:rPr>
        <w:t xml:space="preserve"> to be only my illusion and has no real bearing on the meaning of my life or the that I need any recognition to validate my </w:t>
      </w:r>
      <w:r w:rsidR="00D059CC">
        <w:rPr>
          <w:rFonts w:ascii="Times New Roman" w:eastAsia="Times New Roman" w:hAnsi="Times New Roman" w:cs="Times New Roman"/>
          <w:sz w:val="24"/>
          <w:szCs w:val="24"/>
          <w:lang w:eastAsia="en-CA"/>
        </w:rPr>
        <w:t xml:space="preserve">a </w:t>
      </w:r>
      <w:r w:rsidRPr="00F47504">
        <w:rPr>
          <w:rFonts w:ascii="Times New Roman" w:eastAsia="Times New Roman" w:hAnsi="Times New Roman" w:cs="Times New Roman"/>
          <w:sz w:val="24"/>
          <w:szCs w:val="24"/>
          <w:lang w:eastAsia="en-CA"/>
        </w:rPr>
        <w:t xml:space="preserve">legacy. Its rather a simple illusionary hashmark, a KPI, </w:t>
      </w:r>
      <w:r w:rsidR="00D059CC">
        <w:rPr>
          <w:rFonts w:ascii="Times New Roman" w:eastAsia="Times New Roman" w:hAnsi="Times New Roman" w:cs="Times New Roman"/>
          <w:sz w:val="24"/>
          <w:szCs w:val="24"/>
          <w:lang w:eastAsia="en-CA"/>
        </w:rPr>
        <w:t xml:space="preserve">a </w:t>
      </w:r>
      <w:r w:rsidRPr="00F47504">
        <w:rPr>
          <w:rFonts w:ascii="Times New Roman" w:eastAsia="Times New Roman" w:hAnsi="Times New Roman" w:cs="Times New Roman"/>
          <w:sz w:val="24"/>
          <w:szCs w:val="24"/>
          <w:lang w:eastAsia="en-CA"/>
        </w:rPr>
        <w:t xml:space="preserve">way for me to play the game of life as an adventure, the journey is the </w:t>
      </w:r>
      <w:proofErr w:type="gramStart"/>
      <w:r w:rsidRPr="00F47504">
        <w:rPr>
          <w:rFonts w:ascii="Times New Roman" w:eastAsia="Times New Roman" w:hAnsi="Times New Roman" w:cs="Times New Roman"/>
          <w:sz w:val="24"/>
          <w:szCs w:val="24"/>
          <w:lang w:eastAsia="en-CA"/>
        </w:rPr>
        <w:t>adventure</w:t>
      </w:r>
      <w:proofErr w:type="gramEnd"/>
      <w:r w:rsidRPr="00F47504">
        <w:rPr>
          <w:rFonts w:ascii="Times New Roman" w:eastAsia="Times New Roman" w:hAnsi="Times New Roman" w:cs="Times New Roman"/>
          <w:sz w:val="24"/>
          <w:szCs w:val="24"/>
          <w:lang w:eastAsia="en-CA"/>
        </w:rPr>
        <w:t xml:space="preserve"> and these are only road signs on that adventure and not monuments to me having existed)</w:t>
      </w:r>
    </w:p>
    <w:p w14:paraId="539A1AAB" w14:textId="77777777" w:rsidR="00F47504" w:rsidRPr="00F47504" w:rsidRDefault="00F47504" w:rsidP="00F47504">
      <w:pPr>
        <w:spacing w:before="100" w:beforeAutospacing="1" w:after="100" w:afterAutospacing="1" w:line="240" w:lineRule="auto"/>
        <w:rPr>
          <w:rFonts w:ascii="Times New Roman" w:eastAsia="Times New Roman" w:hAnsi="Times New Roman" w:cs="Times New Roman"/>
          <w:sz w:val="24"/>
          <w:szCs w:val="24"/>
          <w:lang w:eastAsia="en-CA"/>
        </w:rPr>
      </w:pPr>
      <w:r w:rsidRPr="00F47504">
        <w:rPr>
          <w:rFonts w:ascii="Times New Roman" w:eastAsia="Times New Roman" w:hAnsi="Times New Roman" w:cs="Times New Roman"/>
          <w:sz w:val="24"/>
          <w:szCs w:val="24"/>
          <w:lang w:eastAsia="en-CA"/>
        </w:rPr>
        <w:pict w14:anchorId="333F5D3E">
          <v:rect id="_x0000_i1062" style="width:0;height:1.5pt" o:hralign="center" o:hrstd="t" o:hrnoshade="t" o:hr="t" fillcolor="#242424" stroked="f"/>
        </w:pict>
      </w:r>
    </w:p>
    <w:p w14:paraId="59FDEFEE" w14:textId="77777777" w:rsidR="00F47504" w:rsidRPr="00F47504" w:rsidRDefault="00F47504" w:rsidP="00F47504">
      <w:pPr>
        <w:spacing w:before="100" w:beforeAutospacing="1" w:after="100" w:afterAutospacing="1" w:line="240" w:lineRule="auto"/>
        <w:rPr>
          <w:rFonts w:ascii="Times New Roman" w:eastAsia="Times New Roman" w:hAnsi="Times New Roman" w:cs="Times New Roman"/>
          <w:sz w:val="24"/>
          <w:szCs w:val="24"/>
          <w:lang w:eastAsia="en-CA"/>
        </w:rPr>
      </w:pPr>
      <w:r w:rsidRPr="00F47504">
        <w:rPr>
          <w:rFonts w:ascii="Times New Roman" w:eastAsia="Times New Roman" w:hAnsi="Times New Roman" w:cs="Times New Roman"/>
          <w:sz w:val="24"/>
          <w:szCs w:val="24"/>
          <w:lang w:eastAsia="en-CA"/>
        </w:rPr>
        <w:t>My greatest reward will be to say: </w:t>
      </w:r>
      <w:r w:rsidRPr="00F47504">
        <w:rPr>
          <w:rFonts w:ascii="Times New Roman" w:eastAsia="Times New Roman" w:hAnsi="Times New Roman" w:cs="Times New Roman"/>
          <w:b/>
          <w:bCs/>
          <w:sz w:val="24"/>
          <w:szCs w:val="24"/>
          <w:lang w:eastAsia="en-CA"/>
        </w:rPr>
        <w:t>I touched the hand, the mind, and the heart, I touch the soul of someone who changed the world.</w:t>
      </w:r>
      <w:r w:rsidRPr="00F47504">
        <w:rPr>
          <w:rFonts w:ascii="Times New Roman" w:eastAsia="Times New Roman" w:hAnsi="Times New Roman" w:cs="Times New Roman"/>
          <w:sz w:val="24"/>
          <w:szCs w:val="24"/>
          <w:lang w:eastAsia="en-CA"/>
        </w:rPr>
        <w:t> To know that I made a difference—that I had a part to play.</w:t>
      </w:r>
    </w:p>
    <w:p w14:paraId="28492C93"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END </w:t>
      </w:r>
    </w:p>
    <w:p w14:paraId="1A3FB9E1" w14:textId="77777777" w:rsidR="00D04537" w:rsidRPr="00D04537" w:rsidRDefault="00D04537" w:rsidP="00D045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D04537">
        <w:rPr>
          <w:rFonts w:ascii="Times New Roman" w:eastAsia="Times New Roman" w:hAnsi="Times New Roman" w:cs="Times New Roman"/>
          <w:b/>
          <w:bCs/>
          <w:kern w:val="36"/>
          <w:sz w:val="48"/>
          <w:szCs w:val="48"/>
          <w:lang w:eastAsia="en-CA"/>
        </w:rPr>
        <w:t>Appendix</w:t>
      </w:r>
    </w:p>
    <w:p w14:paraId="19CAA23D"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My Hobby Businesses</w:t>
      </w:r>
    </w:p>
    <w:p w14:paraId="0DBECC2A"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1. Mitsho &amp; Groundswell</w:t>
      </w:r>
    </w:p>
    <w:p w14:paraId="6BAB1E1A"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w:t>
      </w:r>
      <w:r w:rsidRPr="00D04537">
        <w:rPr>
          <w:rFonts w:ascii="Times New Roman" w:eastAsia="Times New Roman" w:hAnsi="Times New Roman" w:cs="Times New Roman"/>
          <w:b/>
          <w:bCs/>
          <w:sz w:val="24"/>
          <w:szCs w:val="24"/>
          <w:lang w:eastAsia="en-CA"/>
        </w:rPr>
        <w:t>Mitsho</w:t>
      </w:r>
      <w:r w:rsidRPr="00D04537">
        <w:rPr>
          <w:rFonts w:ascii="Times New Roman" w:eastAsia="Times New Roman" w:hAnsi="Times New Roman" w:cs="Times New Roman"/>
          <w:sz w:val="24"/>
          <w:szCs w:val="24"/>
          <w:lang w:eastAsia="en-CA"/>
        </w:rPr>
        <w:t xml:space="preserve"> is an Indigenous-led food and product company with a mission to bridge Indigenous and Western communities through cultural appreciation and business excellence. Under the leadership of </w:t>
      </w:r>
      <w:r w:rsidRPr="00D04537">
        <w:rPr>
          <w:rFonts w:ascii="Times New Roman" w:eastAsia="Times New Roman" w:hAnsi="Times New Roman" w:cs="Times New Roman"/>
          <w:b/>
          <w:bCs/>
          <w:sz w:val="24"/>
          <w:szCs w:val="24"/>
          <w:lang w:eastAsia="en-CA"/>
        </w:rPr>
        <w:t>Ian Gladue</w:t>
      </w:r>
      <w:r w:rsidRPr="00D04537">
        <w:rPr>
          <w:rFonts w:ascii="Times New Roman" w:eastAsia="Times New Roman" w:hAnsi="Times New Roman" w:cs="Times New Roman"/>
          <w:sz w:val="24"/>
          <w:szCs w:val="24"/>
          <w:lang w:eastAsia="en-CA"/>
        </w:rPr>
        <w:t>, Mitsho embodies spiritual and cultural values while producing high-quality products that celebrate Indigenous traditions.</w:t>
      </w:r>
    </w:p>
    <w:p w14:paraId="1EAECA27"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Groundswell</w:t>
      </w:r>
      <w:r w:rsidRPr="00D04537">
        <w:rPr>
          <w:rFonts w:ascii="Times New Roman" w:eastAsia="Times New Roman" w:hAnsi="Times New Roman" w:cs="Times New Roman"/>
          <w:sz w:val="24"/>
          <w:szCs w:val="24"/>
          <w:lang w:eastAsia="en-CA"/>
        </w:rPr>
        <w:t xml:space="preserve"> is an innovative producer of dried meats and snack sticks, dedicated to providing fresh, healthy, and sustainable dried snack products. This venture is focused on redefining how Canadians perceive and consume high-protein snacks, making them a staple in the modern, health-conscious diet.</w:t>
      </w:r>
    </w:p>
    <w:p w14:paraId="328DF3A4"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2. Game Changer Consultants</w:t>
      </w:r>
    </w:p>
    <w:p w14:paraId="0AC89A45"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consultancy designed to transform businesses into market leaders through best practices, leadership strategies, and structured communication. By applying a disciplined approach to </w:t>
      </w:r>
      <w:r w:rsidRPr="00D04537">
        <w:rPr>
          <w:rFonts w:ascii="Times New Roman" w:eastAsia="Times New Roman" w:hAnsi="Times New Roman" w:cs="Times New Roman"/>
          <w:b/>
          <w:bCs/>
          <w:sz w:val="24"/>
          <w:szCs w:val="24"/>
          <w:lang w:eastAsia="en-CA"/>
        </w:rPr>
        <w:t>daily strategy meetings, leadership development, and operational efficiency</w:t>
      </w:r>
      <w:r w:rsidRPr="00D04537">
        <w:rPr>
          <w:rFonts w:ascii="Times New Roman" w:eastAsia="Times New Roman" w:hAnsi="Times New Roman" w:cs="Times New Roman"/>
          <w:sz w:val="24"/>
          <w:szCs w:val="24"/>
          <w:lang w:eastAsia="en-CA"/>
        </w:rPr>
        <w:t>, businesses can build a sustainable culture of innovation and excellence.</w:t>
      </w:r>
    </w:p>
    <w:p w14:paraId="4CD30BAD"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3. 1-800-FRE²-RENT</w:t>
      </w:r>
    </w:p>
    <w:p w14:paraId="5773D80B"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basement renovation and rental management service. We renovate your basement at no upfront cost, secure a long-term lease, and manage the rental process. After a $250 administration fee, we handle tenant placement and property management, splitting the rental income 50/50 with the homeowner.</w:t>
      </w:r>
    </w:p>
    <w:p w14:paraId="123402ED"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4. Tip the Maker / Tip the Grower</w:t>
      </w:r>
    </w:p>
    <w:p w14:paraId="70610B45"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platform that democratizes tipping by enabling consumers to directly tip the artisans, farmers, and workers behind the products they buy. By scanning a code at a store, customers can access a profile of the maker—whether in India, Bangladesh, Africa, or beyond—and send a tip directly to them, fostering global appreciation and fair compensation.</w:t>
      </w:r>
    </w:p>
    <w:p w14:paraId="55FA59B7"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5. Hawaii by the Inch</w:t>
      </w:r>
    </w:p>
    <w:p w14:paraId="0050A0DE"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reimagined take on timesharing, where individuals purchase an inch of resort property and are in a selection pool conducted monthly to visit their property. Owners or selected guests enjoy a fully serviced experience, including a private butler, chef, and concierge. All first-class flights to the location and a shopping allowance are covered, making each stay a fully immersive, stress-free retreat.</w:t>
      </w:r>
    </w:p>
    <w:p w14:paraId="303820E4"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6. Seba Hub Petting Zoo</w:t>
      </w:r>
    </w:p>
    <w:p w14:paraId="7452A62A"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unique and interactive petting zoo at Seba Hub, featuring goats, llamas, and other select farm animals. Its most distinctive feature will be </w:t>
      </w:r>
      <w:r w:rsidRPr="00D04537">
        <w:rPr>
          <w:rFonts w:ascii="Times New Roman" w:eastAsia="Times New Roman" w:hAnsi="Times New Roman" w:cs="Times New Roman"/>
          <w:b/>
          <w:bCs/>
          <w:sz w:val="24"/>
          <w:szCs w:val="24"/>
          <w:lang w:eastAsia="en-CA"/>
        </w:rPr>
        <w:t>goats on the roof</w:t>
      </w:r>
      <w:r w:rsidRPr="00D04537">
        <w:rPr>
          <w:rFonts w:ascii="Times New Roman" w:eastAsia="Times New Roman" w:hAnsi="Times New Roman" w:cs="Times New Roman"/>
          <w:sz w:val="24"/>
          <w:szCs w:val="24"/>
          <w:lang w:eastAsia="en-CA"/>
        </w:rPr>
        <w:t xml:space="preserve">, with a bridge built over the highway connecting the school to the property. This design includes </w:t>
      </w:r>
      <w:r w:rsidRPr="00D04537">
        <w:rPr>
          <w:rFonts w:ascii="Times New Roman" w:eastAsia="Times New Roman" w:hAnsi="Times New Roman" w:cs="Times New Roman"/>
          <w:b/>
          <w:bCs/>
          <w:sz w:val="24"/>
          <w:szCs w:val="24"/>
          <w:lang w:eastAsia="en-CA"/>
        </w:rPr>
        <w:t>cantilevered structures</w:t>
      </w:r>
      <w:r w:rsidRPr="00D04537">
        <w:rPr>
          <w:rFonts w:ascii="Times New Roman" w:eastAsia="Times New Roman" w:hAnsi="Times New Roman" w:cs="Times New Roman"/>
          <w:sz w:val="24"/>
          <w:szCs w:val="24"/>
          <w:lang w:eastAsia="en-CA"/>
        </w:rPr>
        <w:t xml:space="preserve"> and various interactive goat-friendly activity areas, ensuring an engaging and entertaining experience for visitors of all ages.</w:t>
      </w:r>
    </w:p>
    <w:p w14:paraId="41F55230" w14:textId="77777777" w:rsidR="003D6D43" w:rsidRDefault="00D04537" w:rsidP="00D059CC">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 xml:space="preserve">7. </w:t>
      </w:r>
      <w:proofErr w:type="gramStart"/>
      <w:r w:rsidR="003D6D43">
        <w:rPr>
          <w:rFonts w:ascii="Times New Roman" w:eastAsia="Times New Roman" w:hAnsi="Times New Roman" w:cs="Times New Roman"/>
          <w:b/>
          <w:bCs/>
          <w:sz w:val="27"/>
          <w:szCs w:val="27"/>
          <w:lang w:eastAsia="en-CA"/>
        </w:rPr>
        <w:t>This needs</w:t>
      </w:r>
      <w:proofErr w:type="gramEnd"/>
      <w:r w:rsidR="003D6D43">
        <w:rPr>
          <w:rFonts w:ascii="Times New Roman" w:eastAsia="Times New Roman" w:hAnsi="Times New Roman" w:cs="Times New Roman"/>
          <w:b/>
          <w:bCs/>
          <w:sz w:val="27"/>
          <w:szCs w:val="27"/>
          <w:lang w:eastAsia="en-CA"/>
        </w:rPr>
        <w:t xml:space="preserve"> further build out by reviewing my Innovation file collected over the years </w:t>
      </w:r>
    </w:p>
    <w:p w14:paraId="00874346" w14:textId="47B35A29" w:rsidR="00D04537" w:rsidRPr="00D04537" w:rsidRDefault="00D04537" w:rsidP="0022300D">
      <w:pPr>
        <w:spacing w:before="100" w:beforeAutospacing="1" w:after="100" w:afterAutospacing="1" w:line="240" w:lineRule="auto"/>
        <w:outlineLvl w:val="2"/>
        <w:rPr>
          <w:rFonts w:ascii="Times New Roman" w:eastAsia="Times New Roman" w:hAnsi="Times New Roman" w:cs="Times New Roman"/>
          <w:sz w:val="24"/>
          <w:szCs w:val="24"/>
          <w:lang w:eastAsia="en-CA"/>
        </w:rPr>
      </w:pPr>
    </w:p>
    <w:p w14:paraId="602C79BE"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(Values list remains unchanged.)</w:t>
      </w:r>
    </w:p>
    <w:p w14:paraId="25475966"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Clichés and Words of Wisdom from the Ages</w:t>
      </w:r>
    </w:p>
    <w:p w14:paraId="3D3D6829"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*From my Jewish friend Irv Kipnis, age 85, *</w:t>
      </w:r>
    </w:p>
    <w:p w14:paraId="77D1B905" w14:textId="77777777" w:rsidR="00D04537" w:rsidRPr="00D04537" w:rsidRDefault="00D04537" w:rsidP="00D0453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“Take my advice, I’m not using it.”</w:t>
      </w:r>
    </w:p>
    <w:p w14:paraId="43B3E3A3" w14:textId="77777777" w:rsidR="00D04537" w:rsidRDefault="00D04537" w:rsidP="00D0453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“God preserve us from the power of a victim.”</w:t>
      </w:r>
    </w:p>
    <w:p w14:paraId="3422EC1D" w14:textId="77777777" w:rsidR="00FC5E27" w:rsidRDefault="00FC5E27" w:rsidP="00FC5E27">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Before Enlightenment </w:t>
      </w:r>
    </w:p>
    <w:p w14:paraId="08516823" w14:textId="60C565EE" w:rsidR="00FC5E27" w:rsidRPr="00D04537" w:rsidRDefault="00FC5E27" w:rsidP="0022300D">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Before ‘Chop wood, carry water’ - after enlightenment “Chop wood, carry water’</w:t>
      </w:r>
    </w:p>
    <w:p w14:paraId="6730B091"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My Series On ...</w:t>
      </w:r>
    </w:p>
    <w:p w14:paraId="3983D519" w14:textId="77777777" w:rsidR="00C765D3"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being a professional </w:t>
      </w:r>
      <w:r w:rsidR="00290E18">
        <w:rPr>
          <w:rFonts w:ascii="Times New Roman" w:eastAsia="Times New Roman" w:hAnsi="Times New Roman" w:cs="Times New Roman"/>
          <w:sz w:val="24"/>
          <w:szCs w:val="24"/>
          <w:lang w:eastAsia="en-CA"/>
        </w:rPr>
        <w:t>b</w:t>
      </w:r>
      <w:r w:rsidR="00CE6D02">
        <w:rPr>
          <w:rFonts w:ascii="Times New Roman" w:eastAsia="Times New Roman" w:hAnsi="Times New Roman" w:cs="Times New Roman"/>
          <w:sz w:val="24"/>
          <w:szCs w:val="24"/>
          <w:lang w:eastAsia="en-CA"/>
        </w:rPr>
        <w:t>i</w:t>
      </w:r>
      <w:r w:rsidR="00290E18">
        <w:rPr>
          <w:rFonts w:ascii="Times New Roman" w:eastAsia="Times New Roman" w:hAnsi="Times New Roman" w:cs="Times New Roman"/>
          <w:sz w:val="24"/>
          <w:szCs w:val="24"/>
          <w:lang w:eastAsia="en-CA"/>
        </w:rPr>
        <w:t>nding/pairing/</w:t>
      </w:r>
      <w:r w:rsidR="00CE6D02">
        <w:rPr>
          <w:rFonts w:ascii="Times New Roman" w:eastAsia="Times New Roman" w:hAnsi="Times New Roman" w:cs="Times New Roman"/>
          <w:sz w:val="24"/>
          <w:szCs w:val="24"/>
          <w:lang w:eastAsia="en-CA"/>
        </w:rPr>
        <w:t>being curious</w:t>
      </w:r>
      <w:r w:rsidR="00290E18">
        <w:rPr>
          <w:rFonts w:ascii="Times New Roman" w:eastAsia="Times New Roman" w:hAnsi="Times New Roman" w:cs="Times New Roman"/>
          <w:sz w:val="24"/>
          <w:szCs w:val="24"/>
          <w:lang w:eastAsia="en-CA"/>
        </w:rPr>
        <w:t xml:space="preserve"> with brilliant others. (the power of being surround by brilliant people) </w:t>
      </w:r>
      <w:r w:rsidR="00CE6D02">
        <w:rPr>
          <w:rFonts w:ascii="Times New Roman" w:eastAsia="Times New Roman" w:hAnsi="Times New Roman" w:cs="Times New Roman"/>
          <w:sz w:val="24"/>
          <w:szCs w:val="24"/>
          <w:lang w:eastAsia="en-CA"/>
        </w:rPr>
        <w:t xml:space="preserve">Starts with one. Your life soul partner and extends to those around you on your great adventure. </w:t>
      </w:r>
    </w:p>
    <w:p w14:paraId="51F28809" w14:textId="0FEE06B4" w:rsidR="00D04537" w:rsidRPr="00D04537" w:rsidRDefault="00CE6D02" w:rsidP="0022300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‘Fruit on the tree’ people. </w:t>
      </w:r>
    </w:p>
    <w:p w14:paraId="6059A78C"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a modest proposal for modern times</w:t>
      </w:r>
    </w:p>
    <w:p w14:paraId="6A7D7D60"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blue seal movement: do good, give back, starts local</w:t>
      </w:r>
    </w:p>
    <w:p w14:paraId="6B3FABB5"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servant leadership</w:t>
      </w:r>
    </w:p>
    <w:p w14:paraId="788012D9" w14:textId="77777777" w:rsidR="00FC5E27" w:rsidRPr="0022300D" w:rsidRDefault="00FC5E2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b/>
          <w:bCs/>
          <w:sz w:val="24"/>
          <w:szCs w:val="24"/>
          <w:lang w:eastAsia="en-CA"/>
        </w:rPr>
        <w:t xml:space="preserve">On … Personal finances and Senior Sex </w:t>
      </w:r>
    </w:p>
    <w:p w14:paraId="36E58CE1" w14:textId="6229E6DF" w:rsidR="00FC5E27" w:rsidRDefault="00FC5E27" w:rsidP="00FC5E27">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Both are not talked about enough ANYWHERE</w:t>
      </w:r>
    </w:p>
    <w:p w14:paraId="1879460A" w14:textId="2810B7A8" w:rsidR="00FC5E27" w:rsidRDefault="00FC5E27" w:rsidP="00FC5E27">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How to become Cactus delayed gratification and living within your means</w:t>
      </w:r>
    </w:p>
    <w:p w14:paraId="4CD981DD" w14:textId="55B55CCC" w:rsidR="00FC5E27" w:rsidRPr="0022300D" w:rsidRDefault="00FC5E27" w:rsidP="0022300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Walking around with $1000 cash in your pocket </w:t>
      </w:r>
    </w:p>
    <w:p w14:paraId="04AB24CF" w14:textId="28CC0B98"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attitude to gratitude</w:t>
      </w:r>
    </w:p>
    <w:p w14:paraId="4B6436A2" w14:textId="2BDE29C1" w:rsidR="003D6D43" w:rsidRDefault="003D6D43"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On… Women are amazing </w:t>
      </w:r>
    </w:p>
    <w:p w14:paraId="3F545D38" w14:textId="77777777" w:rsidR="003D6D43" w:rsidRDefault="003D6D43" w:rsidP="003D6D4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Complicated minds without the singular focus that men have </w:t>
      </w:r>
    </w:p>
    <w:p w14:paraId="643FE137" w14:textId="77777777" w:rsidR="003D6D43" w:rsidRDefault="003D6D43" w:rsidP="003D6D4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Amazing at growing community </w:t>
      </w:r>
    </w:p>
    <w:p w14:paraId="4A6477B3" w14:textId="77777777" w:rsidR="003D6D43" w:rsidRDefault="003D6D43" w:rsidP="003D6D4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They can give life </w:t>
      </w:r>
    </w:p>
    <w:p w14:paraId="48D8529A" w14:textId="77777777" w:rsidR="003D6D43" w:rsidRDefault="003D6D43" w:rsidP="003D6D4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At a base </w:t>
      </w:r>
      <w:proofErr w:type="spellStart"/>
      <w:proofErr w:type="gramStart"/>
      <w:r>
        <w:rPr>
          <w:rFonts w:ascii="Times New Roman" w:eastAsia="Times New Roman" w:hAnsi="Times New Roman" w:cs="Times New Roman"/>
          <w:sz w:val="24"/>
          <w:szCs w:val="24"/>
          <w:lang w:eastAsia="en-CA"/>
        </w:rPr>
        <w:t>leve,They</w:t>
      </w:r>
      <w:proofErr w:type="spellEnd"/>
      <w:proofErr w:type="gramEnd"/>
      <w:r>
        <w:rPr>
          <w:rFonts w:ascii="Times New Roman" w:eastAsia="Times New Roman" w:hAnsi="Times New Roman" w:cs="Times New Roman"/>
          <w:sz w:val="24"/>
          <w:szCs w:val="24"/>
          <w:lang w:eastAsia="en-CA"/>
        </w:rPr>
        <w:t xml:space="preserve"> cannot do what men do. And at a base level </w:t>
      </w:r>
      <w:proofErr w:type="spellStart"/>
      <w:r>
        <w:rPr>
          <w:rFonts w:ascii="Times New Roman" w:eastAsia="Times New Roman" w:hAnsi="Times New Roman" w:cs="Times New Roman"/>
          <w:sz w:val="24"/>
          <w:szCs w:val="24"/>
          <w:lang w:eastAsia="en-CA"/>
        </w:rPr>
        <w:t>mencan</w:t>
      </w:r>
      <w:proofErr w:type="spellEnd"/>
      <w:r>
        <w:rPr>
          <w:rFonts w:ascii="Times New Roman" w:eastAsia="Times New Roman" w:hAnsi="Times New Roman" w:cs="Times New Roman"/>
          <w:sz w:val="24"/>
          <w:szCs w:val="24"/>
          <w:lang w:eastAsia="en-CA"/>
        </w:rPr>
        <w:t xml:space="preserve"> not do what women do. </w:t>
      </w:r>
    </w:p>
    <w:p w14:paraId="58B991E4" w14:textId="7BB4240F" w:rsidR="003D6D43" w:rsidRPr="0022300D" w:rsidRDefault="003D6D43" w:rsidP="0022300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We should all celebrate them </w:t>
      </w:r>
    </w:p>
    <w:p w14:paraId="2EA3936D" w14:textId="60F7B146" w:rsidR="003D6D43" w:rsidRDefault="003D6D43"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On… 1-800-BOGEYMAN</w:t>
      </w:r>
    </w:p>
    <w:p w14:paraId="495A8E01" w14:textId="69694356" w:rsidR="003D6D43" w:rsidRDefault="003D6D43" w:rsidP="003D6D4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 shrill of the female media talking heads</w:t>
      </w:r>
    </w:p>
    <w:p w14:paraId="751D5F70" w14:textId="2C774A56" w:rsidR="003D6D43" w:rsidRDefault="003D6D43" w:rsidP="003D6D4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 hidden bias and agenda from Their pulpit as trusted advisers on trusted news channels</w:t>
      </w:r>
    </w:p>
    <w:p w14:paraId="46D0D6CF" w14:textId="13724223" w:rsidR="003D6D43" w:rsidRPr="0022300D" w:rsidRDefault="003D6D43" w:rsidP="0022300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It should have a warning that this is entertainment. And not be allowed to masquerade as news</w:t>
      </w:r>
    </w:p>
    <w:p w14:paraId="34AFDBF6" w14:textId="048648CD"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How do you spell joy? JOY.</w:t>
      </w:r>
    </w:p>
    <w:p w14:paraId="67329BEE" w14:textId="41A54215" w:rsidR="00C765D3" w:rsidRPr="0022300D" w:rsidRDefault="00C765D3"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b/>
          <w:bCs/>
          <w:sz w:val="24"/>
          <w:szCs w:val="24"/>
          <w:lang w:eastAsia="en-CA"/>
        </w:rPr>
        <w:t xml:space="preserve">On… </w:t>
      </w:r>
      <w:r w:rsidRPr="0022300D">
        <w:rPr>
          <w:rFonts w:ascii="Times New Roman" w:eastAsia="Times New Roman" w:hAnsi="Times New Roman" w:cs="Times New Roman"/>
          <w:sz w:val="24"/>
          <w:szCs w:val="24"/>
          <w:lang w:eastAsia="en-CA"/>
        </w:rPr>
        <w:t xml:space="preserve">The Magic of DNA </w:t>
      </w:r>
    </w:p>
    <w:p w14:paraId="73F5E4EC" w14:textId="34A7F615" w:rsidR="00C765D3" w:rsidRPr="0022300D" w:rsidRDefault="00C765D3" w:rsidP="00C765D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Nurture or Nature</w:t>
      </w:r>
    </w:p>
    <w:p w14:paraId="7C2B7C02" w14:textId="6496D006" w:rsidR="00C765D3" w:rsidRPr="0022300D" w:rsidRDefault="00FC5E27" w:rsidP="00C765D3">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FC5E27">
        <w:rPr>
          <w:rFonts w:ascii="Times New Roman" w:eastAsia="Times New Roman" w:hAnsi="Times New Roman" w:cs="Times New Roman"/>
          <w:sz w:val="24"/>
          <w:szCs w:val="24"/>
          <w:lang w:eastAsia="en-CA"/>
        </w:rPr>
        <w:t>Growing</w:t>
      </w:r>
      <w:r w:rsidR="00C765D3" w:rsidRPr="0022300D">
        <w:rPr>
          <w:rFonts w:ascii="Times New Roman" w:eastAsia="Times New Roman" w:hAnsi="Times New Roman" w:cs="Times New Roman"/>
          <w:sz w:val="24"/>
          <w:szCs w:val="24"/>
          <w:lang w:eastAsia="en-CA"/>
        </w:rPr>
        <w:t xml:space="preserve"> up </w:t>
      </w:r>
      <w:r>
        <w:rPr>
          <w:rFonts w:ascii="Times New Roman" w:eastAsia="Times New Roman" w:hAnsi="Times New Roman" w:cs="Times New Roman"/>
          <w:sz w:val="24"/>
          <w:szCs w:val="24"/>
          <w:lang w:eastAsia="en-CA"/>
        </w:rPr>
        <w:t>un-</w:t>
      </w:r>
      <w:r w:rsidRPr="00FC5E27">
        <w:rPr>
          <w:rFonts w:ascii="Times New Roman" w:eastAsia="Times New Roman" w:hAnsi="Times New Roman" w:cs="Times New Roman"/>
          <w:sz w:val="24"/>
          <w:szCs w:val="24"/>
          <w:lang w:eastAsia="en-CA"/>
        </w:rPr>
        <w:t>connected</w:t>
      </w:r>
      <w:r w:rsidR="00C765D3" w:rsidRPr="0022300D">
        <w:rPr>
          <w:rFonts w:ascii="Times New Roman" w:eastAsia="Times New Roman" w:hAnsi="Times New Roman" w:cs="Times New Roman"/>
          <w:sz w:val="24"/>
          <w:szCs w:val="24"/>
          <w:lang w:eastAsia="en-CA"/>
        </w:rPr>
        <w:t xml:space="preserve"> to DNA</w:t>
      </w:r>
    </w:p>
    <w:p w14:paraId="5749D3A6" w14:textId="74F862CF" w:rsidR="00C765D3" w:rsidRPr="0022300D" w:rsidRDefault="00C765D3" w:rsidP="00C765D3">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 xml:space="preserve">The unintended great gift – a clean </w:t>
      </w:r>
      <w:proofErr w:type="spellStart"/>
      <w:r w:rsidRPr="0022300D">
        <w:rPr>
          <w:rFonts w:ascii="Times New Roman" w:eastAsia="Times New Roman" w:hAnsi="Times New Roman" w:cs="Times New Roman"/>
          <w:sz w:val="24"/>
          <w:szCs w:val="24"/>
          <w:lang w:eastAsia="en-CA"/>
        </w:rPr>
        <w:t>slade</w:t>
      </w:r>
      <w:proofErr w:type="spellEnd"/>
      <w:r w:rsidRPr="0022300D">
        <w:rPr>
          <w:rFonts w:ascii="Times New Roman" w:eastAsia="Times New Roman" w:hAnsi="Times New Roman" w:cs="Times New Roman"/>
          <w:sz w:val="24"/>
          <w:szCs w:val="24"/>
          <w:lang w:eastAsia="en-CA"/>
        </w:rPr>
        <w:t xml:space="preserve"> </w:t>
      </w:r>
    </w:p>
    <w:p w14:paraId="19738DCD" w14:textId="0125DDFE" w:rsidR="00C765D3" w:rsidRDefault="00C765D3" w:rsidP="00C765D3">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 xml:space="preserve">The great discovery </w:t>
      </w:r>
    </w:p>
    <w:p w14:paraId="0712CEC2" w14:textId="74E9E180" w:rsidR="00FC5E27" w:rsidRDefault="00FC5E27" w:rsidP="00C765D3">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I thought I was German. On knowing your Dutch in your DNA</w:t>
      </w:r>
    </w:p>
    <w:p w14:paraId="64B5BEFB" w14:textId="522D08E6" w:rsidR="00FC5E27" w:rsidRPr="0022300D" w:rsidRDefault="00FC5E27" w:rsidP="0022300D">
      <w:pPr>
        <w:numPr>
          <w:ilvl w:val="3"/>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And that DNA is of Prominent individuals that made a difference in society.</w:t>
      </w:r>
    </w:p>
    <w:p w14:paraId="7CE54F9D" w14:textId="3250C545" w:rsidR="00C765D3" w:rsidRPr="0022300D" w:rsidRDefault="00C765D3" w:rsidP="0022300D">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The mystery and the verdict – so far</w:t>
      </w:r>
    </w:p>
    <w:p w14:paraId="59964023" w14:textId="3E79F180"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leadership: vivid vision, amazing people, and robust radical transparency</w:t>
      </w:r>
    </w:p>
    <w:p w14:paraId="74275B66"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being the best version of myself – when does wisdom start?</w:t>
      </w:r>
    </w:p>
    <w:p w14:paraId="6DF3B632" w14:textId="27B507C7" w:rsidR="00C765D3" w:rsidRPr="0022300D" w:rsidRDefault="00C765D3"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b/>
          <w:bCs/>
          <w:sz w:val="24"/>
          <w:szCs w:val="24"/>
          <w:lang w:eastAsia="en-CA"/>
        </w:rPr>
        <w:t xml:space="preserve">On… </w:t>
      </w:r>
      <w:r w:rsidRPr="0022300D">
        <w:rPr>
          <w:rFonts w:ascii="Times New Roman" w:eastAsia="Times New Roman" w:hAnsi="Times New Roman" w:cs="Times New Roman"/>
          <w:sz w:val="24"/>
          <w:szCs w:val="24"/>
          <w:lang w:eastAsia="en-CA"/>
        </w:rPr>
        <w:t xml:space="preserve">Growing out of ones EGO </w:t>
      </w:r>
    </w:p>
    <w:p w14:paraId="3EA6CC0A" w14:textId="04CDBD28" w:rsidR="00C765D3" w:rsidRPr="0022300D" w:rsidRDefault="00C765D3" w:rsidP="0022300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 xml:space="preserve">Title compliment of Bob Jones </w:t>
      </w:r>
    </w:p>
    <w:p w14:paraId="3B3AAE03" w14:textId="66E16E7F" w:rsidR="00823262" w:rsidRPr="00823262" w:rsidRDefault="00823262"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Pr>
          <w:rFonts w:ascii="Times New Roman" w:eastAsia="Times New Roman" w:hAnsi="Times New Roman" w:cs="Times New Roman"/>
          <w:b/>
          <w:bCs/>
          <w:sz w:val="24"/>
          <w:szCs w:val="24"/>
          <w:lang w:eastAsia="en-CA"/>
        </w:rPr>
        <w:t>On..</w:t>
      </w:r>
      <w:proofErr w:type="gramEnd"/>
      <w:r>
        <w:rPr>
          <w:rFonts w:ascii="Times New Roman" w:eastAsia="Times New Roman" w:hAnsi="Times New Roman" w:cs="Times New Roman"/>
          <w:b/>
          <w:bCs/>
          <w:sz w:val="24"/>
          <w:szCs w:val="24"/>
          <w:lang w:eastAsia="en-CA"/>
        </w:rPr>
        <w:t xml:space="preserve"> </w:t>
      </w:r>
      <w:r w:rsidRPr="00823262">
        <w:rPr>
          <w:rFonts w:ascii="Times New Roman" w:eastAsia="Times New Roman" w:hAnsi="Times New Roman" w:cs="Times New Roman"/>
          <w:sz w:val="24"/>
          <w:szCs w:val="24"/>
          <w:lang w:eastAsia="en-CA"/>
        </w:rPr>
        <w:t xml:space="preserve">Capturing the Magic of brilliant insight all around you </w:t>
      </w:r>
    </w:p>
    <w:p w14:paraId="7BEEBA9F" w14:textId="76EF61A8" w:rsidR="00823262" w:rsidRDefault="00823262" w:rsidP="00823262">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Recognize it </w:t>
      </w:r>
      <w:proofErr w:type="gramStart"/>
      <w:r>
        <w:rPr>
          <w:rFonts w:ascii="Times New Roman" w:eastAsia="Times New Roman" w:hAnsi="Times New Roman" w:cs="Times New Roman"/>
          <w:sz w:val="24"/>
          <w:szCs w:val="24"/>
          <w:lang w:eastAsia="en-CA"/>
        </w:rPr>
        <w:t>at the moment</w:t>
      </w:r>
      <w:proofErr w:type="gramEnd"/>
      <w:r>
        <w:rPr>
          <w:rFonts w:ascii="Times New Roman" w:eastAsia="Times New Roman" w:hAnsi="Times New Roman" w:cs="Times New Roman"/>
          <w:sz w:val="24"/>
          <w:szCs w:val="24"/>
          <w:lang w:eastAsia="en-CA"/>
        </w:rPr>
        <w:t xml:space="preserve"> it happens. And try to capture it</w:t>
      </w:r>
    </w:p>
    <w:p w14:paraId="1E7FEE21" w14:textId="671657EE" w:rsidR="00823262" w:rsidRDefault="00823262" w:rsidP="00823262">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If you don’t capture </w:t>
      </w:r>
      <w:proofErr w:type="gramStart"/>
      <w:r>
        <w:rPr>
          <w:rFonts w:ascii="Times New Roman" w:eastAsia="Times New Roman" w:hAnsi="Times New Roman" w:cs="Times New Roman"/>
          <w:sz w:val="24"/>
          <w:szCs w:val="24"/>
          <w:lang w:eastAsia="en-CA"/>
        </w:rPr>
        <w:t>it</w:t>
      </w:r>
      <w:proofErr w:type="gramEnd"/>
      <w:r>
        <w:rPr>
          <w:rFonts w:ascii="Times New Roman" w:eastAsia="Times New Roman" w:hAnsi="Times New Roman" w:cs="Times New Roman"/>
          <w:sz w:val="24"/>
          <w:szCs w:val="24"/>
          <w:lang w:eastAsia="en-CA"/>
        </w:rPr>
        <w:t xml:space="preserve"> it’ll disappear into the air like ether. And you might not see it again for 6 months or forever</w:t>
      </w:r>
    </w:p>
    <w:p w14:paraId="1EDC909D" w14:textId="7158EFA7" w:rsidR="00823262" w:rsidRPr="00823262" w:rsidRDefault="00823262" w:rsidP="00823262">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823262">
        <w:rPr>
          <w:rFonts w:ascii="Times New Roman" w:eastAsia="Times New Roman" w:hAnsi="Times New Roman" w:cs="Times New Roman"/>
          <w:sz w:val="24"/>
          <w:szCs w:val="24"/>
          <w:lang w:eastAsia="en-CA"/>
        </w:rPr>
        <w:t xml:space="preserve">Naming it, funny or sexual names work the best </w:t>
      </w:r>
    </w:p>
    <w:p w14:paraId="471F37D4" w14:textId="6DC79D45" w:rsidR="00823262" w:rsidRPr="00823262" w:rsidRDefault="00823262" w:rsidP="00823262">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823262">
        <w:rPr>
          <w:rFonts w:ascii="Times New Roman" w:eastAsia="Times New Roman" w:hAnsi="Times New Roman" w:cs="Times New Roman"/>
          <w:sz w:val="24"/>
          <w:szCs w:val="24"/>
          <w:lang w:eastAsia="en-CA"/>
        </w:rPr>
        <w:t xml:space="preserve">Making a definition of it </w:t>
      </w:r>
    </w:p>
    <w:p w14:paraId="2E41F29E" w14:textId="1DAFCE27" w:rsidR="00823262" w:rsidRPr="00823262" w:rsidRDefault="00823262" w:rsidP="00823262">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823262">
        <w:rPr>
          <w:rFonts w:ascii="Times New Roman" w:eastAsia="Times New Roman" w:hAnsi="Times New Roman" w:cs="Times New Roman"/>
          <w:sz w:val="24"/>
          <w:szCs w:val="24"/>
          <w:lang w:eastAsia="en-CA"/>
        </w:rPr>
        <w:t>Making a KPI for it</w:t>
      </w:r>
    </w:p>
    <w:p w14:paraId="64476CC8" w14:textId="4D84974C" w:rsidR="00823262" w:rsidRPr="00823262" w:rsidRDefault="00823262" w:rsidP="00823262">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823262">
        <w:rPr>
          <w:rFonts w:ascii="Times New Roman" w:eastAsia="Times New Roman" w:hAnsi="Times New Roman" w:cs="Times New Roman"/>
          <w:sz w:val="24"/>
          <w:szCs w:val="24"/>
          <w:lang w:eastAsia="en-CA"/>
        </w:rPr>
        <w:t>Counting KPIs and constant</w:t>
      </w:r>
      <w:r>
        <w:rPr>
          <w:rFonts w:ascii="Times New Roman" w:eastAsia="Times New Roman" w:hAnsi="Times New Roman" w:cs="Times New Roman"/>
          <w:b/>
          <w:bCs/>
          <w:sz w:val="24"/>
          <w:szCs w:val="24"/>
          <w:lang w:eastAsia="en-CA"/>
        </w:rPr>
        <w:t xml:space="preserve"> improvement CANI </w:t>
      </w:r>
    </w:p>
    <w:p w14:paraId="24EA4C58" w14:textId="5CAEDBFF" w:rsid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hi my name is Tim</w:t>
      </w:r>
      <w:r w:rsidR="00C765D3">
        <w:rPr>
          <w:rFonts w:ascii="Times New Roman" w:eastAsia="Times New Roman" w:hAnsi="Times New Roman" w:cs="Times New Roman"/>
          <w:sz w:val="24"/>
          <w:szCs w:val="24"/>
          <w:lang w:eastAsia="en-CA"/>
        </w:rPr>
        <w:t xml:space="preserve">…. </w:t>
      </w:r>
      <w:r w:rsidRPr="00D04537">
        <w:rPr>
          <w:rFonts w:ascii="Times New Roman" w:eastAsia="Times New Roman" w:hAnsi="Times New Roman" w:cs="Times New Roman"/>
          <w:sz w:val="24"/>
          <w:szCs w:val="24"/>
          <w:lang w:eastAsia="en-CA"/>
        </w:rPr>
        <w:t xml:space="preserve"> I'm a recovering predator lender</w:t>
      </w:r>
    </w:p>
    <w:p w14:paraId="0855BC1A" w14:textId="77777777" w:rsidR="00C765D3" w:rsidRPr="0022300D" w:rsidRDefault="00C765D3" w:rsidP="00C765D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Working in the ‘</w:t>
      </w:r>
      <w:r w:rsidRPr="00C765D3">
        <w:rPr>
          <w:rFonts w:ascii="Times New Roman" w:eastAsia="Times New Roman" w:hAnsi="Times New Roman" w:cs="Times New Roman"/>
          <w:sz w:val="24"/>
          <w:szCs w:val="24"/>
          <w:lang w:eastAsia="en-CA"/>
        </w:rPr>
        <w:t>Laboratory</w:t>
      </w:r>
      <w:r w:rsidRPr="0022300D">
        <w:rPr>
          <w:rFonts w:ascii="Times New Roman" w:eastAsia="Times New Roman" w:hAnsi="Times New Roman" w:cs="Times New Roman"/>
          <w:sz w:val="24"/>
          <w:szCs w:val="24"/>
          <w:lang w:eastAsia="en-CA"/>
        </w:rPr>
        <w:t xml:space="preserve"> of Life’</w:t>
      </w:r>
      <w:r>
        <w:rPr>
          <w:rFonts w:ascii="Times New Roman" w:eastAsia="Times New Roman" w:hAnsi="Times New Roman" w:cs="Times New Roman"/>
          <w:b/>
          <w:bCs/>
          <w:sz w:val="24"/>
          <w:szCs w:val="24"/>
          <w:lang w:eastAsia="en-CA"/>
        </w:rPr>
        <w:t>.</w:t>
      </w:r>
    </w:p>
    <w:p w14:paraId="05AD902A" w14:textId="65E4747D" w:rsidR="00C765D3" w:rsidRPr="00D04537" w:rsidRDefault="00C765D3" w:rsidP="0022300D">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 Pawnshops </w:t>
      </w:r>
    </w:p>
    <w:p w14:paraId="14025F38" w14:textId="77777777" w:rsidR="00C765D3" w:rsidRPr="0022300D" w:rsidRDefault="00C765D3" w:rsidP="00C765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b/>
          <w:bCs/>
          <w:sz w:val="24"/>
          <w:szCs w:val="24"/>
          <w:lang w:eastAsia="en-CA"/>
        </w:rPr>
        <w:t xml:space="preserve">On… </w:t>
      </w:r>
      <w:r w:rsidRPr="0022300D">
        <w:rPr>
          <w:rFonts w:ascii="Times New Roman" w:eastAsia="Times New Roman" w:hAnsi="Times New Roman" w:cs="Times New Roman"/>
          <w:sz w:val="24"/>
          <w:szCs w:val="24"/>
          <w:lang w:eastAsia="en-CA"/>
        </w:rPr>
        <w:t xml:space="preserve">Being a Talking head Tim. </w:t>
      </w:r>
    </w:p>
    <w:p w14:paraId="31BB1F76" w14:textId="685FBDE1" w:rsidR="00C765D3" w:rsidRDefault="00C765D3" w:rsidP="00C765D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 xml:space="preserve">The anecdote EMLO </w:t>
      </w:r>
      <w:r w:rsidR="00FC5E27" w:rsidRPr="0022300D">
        <w:rPr>
          <w:rFonts w:ascii="Times New Roman" w:eastAsia="Times New Roman" w:hAnsi="Times New Roman" w:cs="Times New Roman"/>
          <w:sz w:val="24"/>
          <w:szCs w:val="24"/>
          <w:lang w:eastAsia="en-CA"/>
        </w:rPr>
        <w:t>(Enough let’s move on)</w:t>
      </w:r>
    </w:p>
    <w:p w14:paraId="13F93699" w14:textId="7712C382" w:rsidR="00FC5E27" w:rsidRPr="0022300D" w:rsidRDefault="00FC5E27" w:rsidP="0022300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 power to stop</w:t>
      </w:r>
    </w:p>
    <w:p w14:paraId="12092210" w14:textId="6A3F2885" w:rsidR="00C765D3" w:rsidRDefault="00D04537" w:rsidP="00C765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social impact capitalism</w:t>
      </w:r>
      <w:r w:rsidR="00C765D3">
        <w:rPr>
          <w:rFonts w:ascii="Times New Roman" w:eastAsia="Times New Roman" w:hAnsi="Times New Roman" w:cs="Times New Roman"/>
          <w:sz w:val="24"/>
          <w:szCs w:val="24"/>
          <w:lang w:eastAsia="en-CA"/>
        </w:rPr>
        <w:t>.</w:t>
      </w:r>
    </w:p>
    <w:p w14:paraId="216D17DA" w14:textId="02209DA8" w:rsidR="00C765D3" w:rsidRPr="00C765D3" w:rsidRDefault="00C765D3" w:rsidP="0022300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2300D">
        <w:rPr>
          <w:rFonts w:ascii="Times New Roman" w:eastAsia="Times New Roman" w:hAnsi="Times New Roman" w:cs="Times New Roman"/>
          <w:sz w:val="24"/>
          <w:szCs w:val="24"/>
          <w:lang w:eastAsia="en-CA"/>
        </w:rPr>
        <w:t xml:space="preserve">Purpose with Profit verses Profit with Profit </w:t>
      </w:r>
    </w:p>
    <w:p w14:paraId="782EA3B3" w14:textId="62486959" w:rsidR="00290E18" w:rsidRDefault="00290E18" w:rsidP="00290E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90E18">
        <w:rPr>
          <w:rFonts w:ascii="Times New Roman" w:eastAsia="Times New Roman" w:hAnsi="Times New Roman" w:cs="Times New Roman"/>
          <w:b/>
          <w:bCs/>
          <w:sz w:val="24"/>
          <w:szCs w:val="24"/>
          <w:lang w:eastAsia="en-CA"/>
        </w:rPr>
        <w:t>On</w:t>
      </w:r>
      <w:r>
        <w:rPr>
          <w:rFonts w:ascii="Times New Roman" w:eastAsia="Times New Roman" w:hAnsi="Times New Roman" w:cs="Times New Roman"/>
          <w:sz w:val="24"/>
          <w:szCs w:val="24"/>
          <w:lang w:eastAsia="en-CA"/>
        </w:rPr>
        <w:t>… Being in a ‘</w:t>
      </w:r>
      <w:r w:rsidRPr="00290E18">
        <w:rPr>
          <w:rFonts w:ascii="Times New Roman" w:eastAsia="Times New Roman" w:hAnsi="Times New Roman" w:cs="Times New Roman"/>
          <w:b/>
          <w:bCs/>
          <w:sz w:val="24"/>
          <w:szCs w:val="24"/>
          <w:lang w:eastAsia="en-CA"/>
        </w:rPr>
        <w:t xml:space="preserve">Cinderella </w:t>
      </w:r>
      <w:r w:rsidRPr="00290E18">
        <w:rPr>
          <w:rFonts w:ascii="Times New Roman" w:eastAsia="Times New Roman" w:hAnsi="Times New Roman" w:cs="Times New Roman"/>
          <w:b/>
          <w:bCs/>
          <w:sz w:val="24"/>
          <w:szCs w:val="24"/>
          <w:lang w:eastAsia="en-CA"/>
        </w:rPr>
        <w:t>T</w:t>
      </w:r>
      <w:r w:rsidRPr="00290E18">
        <w:rPr>
          <w:rFonts w:ascii="Times New Roman" w:eastAsia="Times New Roman" w:hAnsi="Times New Roman" w:cs="Times New Roman"/>
          <w:b/>
          <w:bCs/>
          <w:sz w:val="24"/>
          <w:szCs w:val="24"/>
          <w:lang w:eastAsia="en-CA"/>
        </w:rPr>
        <w:t>own</w:t>
      </w:r>
      <w:r w:rsidRPr="00290E18">
        <w:rPr>
          <w:rFonts w:ascii="Times New Roman" w:eastAsia="Times New Roman" w:hAnsi="Times New Roman" w:cs="Times New Roman"/>
          <w:b/>
          <w:bCs/>
          <w:sz w:val="24"/>
          <w:szCs w:val="24"/>
          <w:lang w:eastAsia="en-CA"/>
        </w:rPr>
        <w:t>’</w:t>
      </w:r>
      <w:r>
        <w:rPr>
          <w:rFonts w:ascii="Times New Roman" w:eastAsia="Times New Roman" w:hAnsi="Times New Roman" w:cs="Times New Roman"/>
          <w:sz w:val="24"/>
          <w:szCs w:val="24"/>
          <w:lang w:eastAsia="en-CA"/>
        </w:rPr>
        <w:t xml:space="preserve"> </w:t>
      </w:r>
      <w:r w:rsidRPr="00290E18">
        <w:rPr>
          <w:rFonts w:ascii="Times New Roman" w:eastAsia="Times New Roman" w:hAnsi="Times New Roman" w:cs="Times New Roman"/>
          <w:sz w:val="24"/>
          <w:szCs w:val="24"/>
          <w:lang w:eastAsia="en-CA"/>
        </w:rPr>
        <w:t xml:space="preserve">- </w:t>
      </w:r>
      <w:r>
        <w:rPr>
          <w:rFonts w:ascii="Times New Roman" w:eastAsia="Times New Roman" w:hAnsi="Times New Roman" w:cs="Times New Roman"/>
          <w:sz w:val="24"/>
          <w:szCs w:val="24"/>
          <w:lang w:eastAsia="en-CA"/>
        </w:rPr>
        <w:tab/>
      </w:r>
    </w:p>
    <w:p w14:paraId="46FD0BFA" w14:textId="77777777" w:rsidR="00290E18" w:rsidRDefault="00290E18" w:rsidP="00290E18">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90E18">
        <w:rPr>
          <w:rFonts w:ascii="Times New Roman" w:eastAsia="Times New Roman" w:hAnsi="Times New Roman" w:cs="Times New Roman"/>
          <w:sz w:val="24"/>
          <w:szCs w:val="24"/>
          <w:lang w:eastAsia="en-CA"/>
        </w:rPr>
        <w:t>How luck matter</w:t>
      </w:r>
      <w:r>
        <w:rPr>
          <w:rFonts w:ascii="Times New Roman" w:eastAsia="Times New Roman" w:hAnsi="Times New Roman" w:cs="Times New Roman"/>
          <w:sz w:val="24"/>
          <w:szCs w:val="24"/>
          <w:lang w:eastAsia="en-CA"/>
        </w:rPr>
        <w:t>s!</w:t>
      </w:r>
      <w:r w:rsidRPr="00290E18">
        <w:rPr>
          <w:rFonts w:ascii="Times New Roman" w:eastAsia="Times New Roman" w:hAnsi="Times New Roman" w:cs="Times New Roman"/>
          <w:sz w:val="24"/>
          <w:szCs w:val="24"/>
          <w:lang w:eastAsia="en-CA"/>
        </w:rPr>
        <w:t xml:space="preserve"> </w:t>
      </w:r>
    </w:p>
    <w:p w14:paraId="0BAF00A3" w14:textId="77777777" w:rsidR="00290E18" w:rsidRDefault="00290E18" w:rsidP="00290E18">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90E18">
        <w:rPr>
          <w:rFonts w:ascii="Times New Roman" w:eastAsia="Times New Roman" w:hAnsi="Times New Roman" w:cs="Times New Roman"/>
          <w:sz w:val="24"/>
          <w:szCs w:val="24"/>
          <w:lang w:eastAsia="en-CA"/>
        </w:rPr>
        <w:t xml:space="preserve">How being in a Cinderella town is what is required to build a </w:t>
      </w:r>
      <w:proofErr w:type="gramStart"/>
      <w:r w:rsidRPr="00290E18">
        <w:rPr>
          <w:rFonts w:ascii="Times New Roman" w:eastAsia="Times New Roman" w:hAnsi="Times New Roman" w:cs="Times New Roman"/>
          <w:sz w:val="24"/>
          <w:szCs w:val="24"/>
          <w:lang w:eastAsia="en-CA"/>
        </w:rPr>
        <w:t>billion dollar</w:t>
      </w:r>
      <w:proofErr w:type="gramEnd"/>
      <w:r w:rsidRPr="00290E18">
        <w:rPr>
          <w:rFonts w:ascii="Times New Roman" w:eastAsia="Times New Roman" w:hAnsi="Times New Roman" w:cs="Times New Roman"/>
          <w:sz w:val="24"/>
          <w:szCs w:val="24"/>
          <w:lang w:eastAsia="en-CA"/>
        </w:rPr>
        <w:t xml:space="preserve"> global movement from one desk in the modern age of AI. </w:t>
      </w:r>
    </w:p>
    <w:p w14:paraId="53438679" w14:textId="2B35E097" w:rsidR="00290E18" w:rsidRPr="00290E18" w:rsidRDefault="00290E18" w:rsidP="00290E18">
      <w:pPr>
        <w:numPr>
          <w:ilvl w:val="2"/>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90E18">
        <w:rPr>
          <w:rFonts w:ascii="Times New Roman" w:eastAsia="Times New Roman" w:hAnsi="Times New Roman" w:cs="Times New Roman"/>
          <w:sz w:val="24"/>
          <w:szCs w:val="24"/>
          <w:lang w:eastAsia="en-CA"/>
        </w:rPr>
        <w:t>My Cinderella town is Edmonton</w:t>
      </w:r>
      <w:r w:rsidRPr="00290E18">
        <w:rPr>
          <w:rFonts w:ascii="Times New Roman" w:eastAsia="Times New Roman" w:hAnsi="Times New Roman" w:cs="Times New Roman"/>
          <w:sz w:val="24"/>
          <w:szCs w:val="24"/>
          <w:lang w:eastAsia="en-CA"/>
        </w:rPr>
        <w:t xml:space="preserve"> Alberta Canada</w:t>
      </w:r>
    </w:p>
    <w:p w14:paraId="1D540A8D" w14:textId="608AAD17" w:rsidR="00290E18" w:rsidRPr="00D04537" w:rsidRDefault="00290E18"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p>
    <w:p w14:paraId="7A7ECE13" w14:textId="77777777" w:rsidR="00D04537" w:rsidRPr="00D04537" w:rsidRDefault="00D04537" w:rsidP="00D045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D04537">
        <w:rPr>
          <w:rFonts w:ascii="Times New Roman" w:eastAsia="Times New Roman" w:hAnsi="Times New Roman" w:cs="Times New Roman"/>
          <w:b/>
          <w:bCs/>
          <w:i/>
          <w:iCs/>
          <w:kern w:val="36"/>
          <w:sz w:val="48"/>
          <w:szCs w:val="48"/>
          <w:lang w:eastAsia="en-CA"/>
        </w:rPr>
        <w:t>End of Document</w:t>
      </w:r>
    </w:p>
    <w:p w14:paraId="047383DA" w14:textId="13A8DF4B" w:rsidR="0009774C" w:rsidRPr="0009774C" w:rsidRDefault="0009774C" w:rsidP="0009774C"/>
    <w:p w14:paraId="5E95E8C8" w14:textId="77777777" w:rsidR="0009774C" w:rsidRPr="0009774C" w:rsidRDefault="0090288A" w:rsidP="0009774C">
      <w:r>
        <w:pict w14:anchorId="7D54E27E">
          <v:rect id="_x0000_i1026" style="width:0;height:1.5pt" o:hralign="center" o:hrstd="t" o:hr="t" fillcolor="#a0a0a0" stroked="f"/>
        </w:pict>
      </w:r>
    </w:p>
    <w:p w14:paraId="38102F67" w14:textId="77777777" w:rsidR="0009774C" w:rsidRPr="0009774C" w:rsidRDefault="0009774C" w:rsidP="0009774C">
      <w:pPr>
        <w:rPr>
          <w:b/>
          <w:bCs/>
        </w:rPr>
      </w:pPr>
      <w:r w:rsidRPr="0009774C">
        <w:rPr>
          <w:b/>
          <w:bCs/>
        </w:rPr>
        <w:t>Big Ideas &amp; Philosophical Explorations</w:t>
      </w:r>
    </w:p>
    <w:p w14:paraId="5FF747BA" w14:textId="77777777" w:rsidR="0009774C" w:rsidRPr="0009774C" w:rsidRDefault="0009774C" w:rsidP="0009774C">
      <w:pPr>
        <w:numPr>
          <w:ilvl w:val="0"/>
          <w:numId w:val="13"/>
        </w:numPr>
      </w:pPr>
      <w:r w:rsidRPr="0009774C">
        <w:rPr>
          <w:b/>
          <w:bCs/>
        </w:rPr>
        <w:t>The Power of Paradox</w:t>
      </w:r>
      <w:r w:rsidRPr="0009774C">
        <w:t xml:space="preserve"> – Embracing contradiction as a catalyst for insight and transformation.</w:t>
      </w:r>
    </w:p>
    <w:p w14:paraId="2C878516" w14:textId="77777777" w:rsidR="0009774C" w:rsidRPr="0009774C" w:rsidRDefault="0009774C" w:rsidP="0009774C">
      <w:pPr>
        <w:numPr>
          <w:ilvl w:val="0"/>
          <w:numId w:val="13"/>
        </w:numPr>
      </w:pPr>
      <w:r w:rsidRPr="0009774C">
        <w:rPr>
          <w:b/>
          <w:bCs/>
        </w:rPr>
        <w:t>Systems vs. Goals</w:t>
      </w:r>
      <w:r w:rsidRPr="0009774C">
        <w:t xml:space="preserve"> – Prioritizing systems that lead to long-term success over short-term goals.</w:t>
      </w:r>
    </w:p>
    <w:p w14:paraId="660960A7" w14:textId="77777777" w:rsidR="0009774C" w:rsidRPr="0009774C" w:rsidRDefault="0009774C" w:rsidP="0009774C">
      <w:pPr>
        <w:numPr>
          <w:ilvl w:val="0"/>
          <w:numId w:val="13"/>
        </w:numPr>
      </w:pPr>
      <w:r w:rsidRPr="0009774C">
        <w:rPr>
          <w:b/>
          <w:bCs/>
        </w:rPr>
        <w:t>Fail Forward</w:t>
      </w:r>
      <w:r w:rsidRPr="0009774C">
        <w:t xml:space="preserve"> – Learning to welcome failure as a teacher and a necessary step on the path to mastery.</w:t>
      </w:r>
    </w:p>
    <w:p w14:paraId="27A0C38F" w14:textId="516AA4AB" w:rsidR="00DD6C8F" w:rsidRPr="00DD6C8F" w:rsidRDefault="00697370" w:rsidP="0009774C">
      <w:pPr>
        <w:numPr>
          <w:ilvl w:val="0"/>
          <w:numId w:val="13"/>
        </w:numPr>
      </w:pPr>
      <w:r>
        <w:rPr>
          <w:b/>
          <w:bCs/>
        </w:rPr>
        <w:t>Consciousness</w:t>
      </w:r>
      <w:r w:rsidR="007F077A">
        <w:rPr>
          <w:b/>
          <w:bCs/>
        </w:rPr>
        <w:t xml:space="preserve"> </w:t>
      </w:r>
      <w:r w:rsidR="00DD6C8F">
        <w:rPr>
          <w:b/>
          <w:bCs/>
        </w:rPr>
        <w:t xml:space="preserve">– the Minds role in shaping reality </w:t>
      </w:r>
    </w:p>
    <w:p w14:paraId="7C25C361" w14:textId="15C184C5" w:rsidR="00FD7CFD" w:rsidRPr="00FD7CFD" w:rsidRDefault="00E565DA" w:rsidP="0009774C">
      <w:pPr>
        <w:numPr>
          <w:ilvl w:val="0"/>
          <w:numId w:val="13"/>
        </w:numPr>
      </w:pPr>
      <w:r>
        <w:rPr>
          <w:b/>
          <w:bCs/>
        </w:rPr>
        <w:t xml:space="preserve">Modern </w:t>
      </w:r>
      <w:r w:rsidR="00FD7CFD">
        <w:rPr>
          <w:b/>
          <w:bCs/>
        </w:rPr>
        <w:t>‘</w:t>
      </w:r>
      <w:r w:rsidR="00DD6C8F">
        <w:rPr>
          <w:b/>
          <w:bCs/>
        </w:rPr>
        <w:t>Capi</w:t>
      </w:r>
      <w:r>
        <w:rPr>
          <w:b/>
          <w:bCs/>
        </w:rPr>
        <w:t xml:space="preserve">talism </w:t>
      </w:r>
      <w:proofErr w:type="spellStart"/>
      <w:r>
        <w:rPr>
          <w:b/>
          <w:bCs/>
        </w:rPr>
        <w:t>Cap</w:t>
      </w:r>
      <w:r w:rsidR="00FD7CFD">
        <w:rPr>
          <w:b/>
          <w:bCs/>
        </w:rPr>
        <w:t>italism</w:t>
      </w:r>
      <w:proofErr w:type="spellEnd"/>
      <w:proofErr w:type="gramStart"/>
      <w:r w:rsidR="00FD7CFD">
        <w:rPr>
          <w:b/>
          <w:bCs/>
        </w:rPr>
        <w:t xml:space="preserve">’ </w:t>
      </w:r>
      <w:r w:rsidR="00D847E6">
        <w:rPr>
          <w:b/>
          <w:bCs/>
        </w:rPr>
        <w:t>.</w:t>
      </w:r>
      <w:proofErr w:type="gramEnd"/>
      <w:r w:rsidR="00D847E6">
        <w:rPr>
          <w:b/>
          <w:bCs/>
        </w:rPr>
        <w:t xml:space="preserve"> – Its broken</w:t>
      </w:r>
      <w:r w:rsidR="00977699">
        <w:rPr>
          <w:b/>
          <w:bCs/>
        </w:rPr>
        <w:t xml:space="preserve"> ‘Profit with Profit needs to</w:t>
      </w:r>
      <w:r w:rsidR="000D3887">
        <w:rPr>
          <w:b/>
          <w:bCs/>
        </w:rPr>
        <w:t xml:space="preserve"> </w:t>
      </w:r>
      <w:r w:rsidR="009F7A61">
        <w:rPr>
          <w:b/>
          <w:bCs/>
        </w:rPr>
        <w:t>transform</w:t>
      </w:r>
      <w:r w:rsidR="000D3887">
        <w:rPr>
          <w:b/>
          <w:bCs/>
        </w:rPr>
        <w:t xml:space="preserve"> to save society </w:t>
      </w:r>
      <w:r w:rsidR="00977699">
        <w:rPr>
          <w:b/>
          <w:bCs/>
        </w:rPr>
        <w:t xml:space="preserve">to </w:t>
      </w:r>
      <w:r w:rsidR="000D3887">
        <w:rPr>
          <w:b/>
          <w:bCs/>
        </w:rPr>
        <w:t>P</w:t>
      </w:r>
      <w:r w:rsidR="00977699">
        <w:rPr>
          <w:b/>
          <w:bCs/>
        </w:rPr>
        <w:t xml:space="preserve">urpose with Profit. </w:t>
      </w:r>
    </w:p>
    <w:p w14:paraId="0BE06CDD" w14:textId="513CE82A" w:rsidR="000D3887" w:rsidRPr="000D3887" w:rsidRDefault="000D3887" w:rsidP="0009774C">
      <w:pPr>
        <w:numPr>
          <w:ilvl w:val="0"/>
          <w:numId w:val="13"/>
        </w:numPr>
      </w:pPr>
      <w:r>
        <w:t xml:space="preserve">The global Village </w:t>
      </w:r>
    </w:p>
    <w:p w14:paraId="1AC38CFC" w14:textId="074C66B0" w:rsidR="001E2083" w:rsidRPr="001E2083" w:rsidRDefault="001E2083" w:rsidP="0009774C">
      <w:pPr>
        <w:numPr>
          <w:ilvl w:val="0"/>
          <w:numId w:val="13"/>
        </w:numPr>
      </w:pPr>
      <w:r>
        <w:rPr>
          <w:b/>
          <w:bCs/>
        </w:rPr>
        <w:t xml:space="preserve">The global Village </w:t>
      </w:r>
      <w:r w:rsidR="0090672F">
        <w:rPr>
          <w:b/>
          <w:bCs/>
        </w:rPr>
        <w:t xml:space="preserve">The world is </w:t>
      </w:r>
      <w:r w:rsidR="00C33D4A">
        <w:rPr>
          <w:b/>
          <w:bCs/>
        </w:rPr>
        <w:t xml:space="preserve">now </w:t>
      </w:r>
      <w:r w:rsidR="0090672F">
        <w:rPr>
          <w:b/>
          <w:bCs/>
        </w:rPr>
        <w:t xml:space="preserve">small. </w:t>
      </w:r>
      <w:r w:rsidR="00C33D4A">
        <w:rPr>
          <w:b/>
          <w:bCs/>
        </w:rPr>
        <w:t xml:space="preserve">We much strive to </w:t>
      </w:r>
      <w:r w:rsidR="00697370">
        <w:rPr>
          <w:b/>
          <w:bCs/>
        </w:rPr>
        <w:t>this target around the globe. ‘</w:t>
      </w:r>
      <w:r w:rsidR="0090672F">
        <w:rPr>
          <w:b/>
          <w:bCs/>
        </w:rPr>
        <w:t xml:space="preserve">It takes an I’m vibrant </w:t>
      </w:r>
      <w:r w:rsidR="00C33D4A">
        <w:rPr>
          <w:b/>
          <w:bCs/>
        </w:rPr>
        <w:t>v</w:t>
      </w:r>
      <w:r w:rsidR="0090672F">
        <w:rPr>
          <w:b/>
          <w:bCs/>
        </w:rPr>
        <w:t>illage to grow an amazing child</w:t>
      </w:r>
      <w:r w:rsidR="00697370">
        <w:rPr>
          <w:b/>
          <w:bCs/>
        </w:rPr>
        <w:t>’</w:t>
      </w:r>
    </w:p>
    <w:p w14:paraId="10CDC156" w14:textId="5D121BDB" w:rsidR="0009774C" w:rsidRPr="0009774C" w:rsidRDefault="001E2083" w:rsidP="0009774C">
      <w:pPr>
        <w:numPr>
          <w:ilvl w:val="0"/>
          <w:numId w:val="13"/>
        </w:numPr>
      </w:pPr>
      <w:r>
        <w:rPr>
          <w:b/>
          <w:bCs/>
        </w:rPr>
        <w:t xml:space="preserve"> B</w:t>
      </w:r>
      <w:r w:rsidR="0009774C" w:rsidRPr="0009774C">
        <w:rPr>
          <w:b/>
          <w:bCs/>
        </w:rPr>
        <w:t>ecoming vs. Arriving</w:t>
      </w:r>
      <w:r w:rsidR="0009774C" w:rsidRPr="0009774C">
        <w:t xml:space="preserve"> – Understanding that life is not a destination but a continuous process of becoming.</w:t>
      </w:r>
    </w:p>
    <w:p w14:paraId="407EAB7A" w14:textId="77777777" w:rsidR="0009774C" w:rsidRPr="0009774C" w:rsidRDefault="0009774C" w:rsidP="0009774C">
      <w:pPr>
        <w:numPr>
          <w:ilvl w:val="0"/>
          <w:numId w:val="13"/>
        </w:numPr>
      </w:pPr>
      <w:r w:rsidRPr="0009774C">
        <w:rPr>
          <w:b/>
          <w:bCs/>
        </w:rPr>
        <w:t>Simplicity is Sophistication</w:t>
      </w:r>
      <w:r w:rsidRPr="0009774C">
        <w:t xml:space="preserve"> – Stripping away the non-essential to focus on what truly matters.</w:t>
      </w:r>
    </w:p>
    <w:p w14:paraId="568539BE" w14:textId="77777777" w:rsidR="0009774C" w:rsidRPr="0009774C" w:rsidRDefault="0009774C" w:rsidP="0009774C">
      <w:pPr>
        <w:numPr>
          <w:ilvl w:val="0"/>
          <w:numId w:val="13"/>
        </w:numPr>
      </w:pPr>
      <w:r w:rsidRPr="0009774C">
        <w:rPr>
          <w:b/>
          <w:bCs/>
        </w:rPr>
        <w:t>The Long Now</w:t>
      </w:r>
      <w:r w:rsidRPr="0009774C">
        <w:t xml:space="preserve"> – Thinking on a 100-year timescale, planting seeds for future generations.</w:t>
      </w:r>
    </w:p>
    <w:p w14:paraId="5005005E" w14:textId="77777777" w:rsidR="0009774C" w:rsidRPr="0009774C" w:rsidRDefault="0009774C" w:rsidP="0009774C">
      <w:pPr>
        <w:numPr>
          <w:ilvl w:val="0"/>
          <w:numId w:val="13"/>
        </w:numPr>
      </w:pPr>
      <w:r w:rsidRPr="0009774C">
        <w:rPr>
          <w:b/>
          <w:bCs/>
        </w:rPr>
        <w:t>Liminal Thinking</w:t>
      </w:r>
      <w:r w:rsidRPr="0009774C">
        <w:t xml:space="preserve"> – Exploring the beliefs and mental models that shape our realities.</w:t>
      </w:r>
    </w:p>
    <w:p w14:paraId="6AEC07E3" w14:textId="77777777" w:rsidR="0009774C" w:rsidRPr="0009774C" w:rsidRDefault="0090288A" w:rsidP="0009774C">
      <w:r>
        <w:pict w14:anchorId="3C8207AA">
          <v:rect id="_x0000_i1027" style="width:0;height:1.5pt" o:hralign="center" o:hrstd="t" o:hr="t" fillcolor="#a0a0a0" stroked="f"/>
        </w:pict>
      </w:r>
    </w:p>
    <w:p w14:paraId="7BF78553" w14:textId="77777777" w:rsidR="0009774C" w:rsidRDefault="0009774C" w:rsidP="0009774C">
      <w:pPr>
        <w:rPr>
          <w:b/>
          <w:bCs/>
        </w:rPr>
      </w:pPr>
      <w:r w:rsidRPr="0009774C">
        <w:rPr>
          <w:b/>
          <w:bCs/>
        </w:rPr>
        <w:t>My Final Gift</w:t>
      </w:r>
    </w:p>
    <w:p w14:paraId="2F1CFB34" w14:textId="4FCFD993" w:rsidR="009F7A61" w:rsidRDefault="006325C5" w:rsidP="0009774C">
      <w:pPr>
        <w:rPr>
          <w:b/>
          <w:bCs/>
        </w:rPr>
      </w:pPr>
      <w:r>
        <w:rPr>
          <w:b/>
          <w:bCs/>
        </w:rPr>
        <w:t xml:space="preserve">1, A </w:t>
      </w:r>
      <w:r w:rsidR="008406B0">
        <w:rPr>
          <w:b/>
          <w:bCs/>
        </w:rPr>
        <w:t>Mind</w:t>
      </w:r>
      <w:r>
        <w:rPr>
          <w:b/>
          <w:bCs/>
        </w:rPr>
        <w:t xml:space="preserve"> that seeks truth</w:t>
      </w:r>
      <w:r w:rsidR="008406B0">
        <w:rPr>
          <w:b/>
          <w:bCs/>
        </w:rPr>
        <w:t xml:space="preserve"> – Never stops learning questioning and growing</w:t>
      </w:r>
    </w:p>
    <w:p w14:paraId="254F3C5A" w14:textId="54F45CFA" w:rsidR="006325C5" w:rsidRDefault="006325C5" w:rsidP="0009774C">
      <w:pPr>
        <w:rPr>
          <w:b/>
          <w:bCs/>
        </w:rPr>
      </w:pPr>
      <w:r>
        <w:rPr>
          <w:b/>
          <w:bCs/>
        </w:rPr>
        <w:t xml:space="preserve">2. A heart that loves deeply </w:t>
      </w:r>
      <w:r w:rsidR="00874DA9">
        <w:rPr>
          <w:b/>
          <w:bCs/>
        </w:rPr>
        <w:t>–</w:t>
      </w:r>
      <w:r w:rsidR="008406B0">
        <w:rPr>
          <w:b/>
          <w:bCs/>
        </w:rPr>
        <w:t xml:space="preserve"> </w:t>
      </w:r>
      <w:r w:rsidR="00874DA9">
        <w:rPr>
          <w:b/>
          <w:bCs/>
        </w:rPr>
        <w:t>Cherishes relationships and cultivates compassion</w:t>
      </w:r>
    </w:p>
    <w:p w14:paraId="3357B99A" w14:textId="5B8B0F0B" w:rsidR="00874DA9" w:rsidRPr="0009774C" w:rsidRDefault="00874DA9" w:rsidP="0009774C">
      <w:pPr>
        <w:rPr>
          <w:b/>
          <w:bCs/>
        </w:rPr>
      </w:pPr>
      <w:r>
        <w:rPr>
          <w:b/>
          <w:bCs/>
        </w:rPr>
        <w:t xml:space="preserve">3.  </w:t>
      </w:r>
      <w:r w:rsidR="000E04C2">
        <w:rPr>
          <w:b/>
          <w:bCs/>
        </w:rPr>
        <w:t>A legacy that matters – Build something that outlives you</w:t>
      </w:r>
    </w:p>
    <w:p w14:paraId="61C2B6B7" w14:textId="77777777" w:rsidR="0009774C" w:rsidRPr="0009774C" w:rsidRDefault="0009774C" w:rsidP="0009774C">
      <w:r w:rsidRPr="0009774C">
        <w:t>If this document is being read after I am gone, know this:</w:t>
      </w:r>
    </w:p>
    <w:p w14:paraId="05E8642C" w14:textId="77777777" w:rsidR="0009774C" w:rsidRPr="0009774C" w:rsidRDefault="0009774C" w:rsidP="0009774C">
      <w:r w:rsidRPr="0009774C">
        <w:t>My life was imperfect but beautiful. I lived fully, loved deeply, and failed often—but I got back up every single time. I leave behind lessons, laughter, and a legacy of belief in people. Please use this document to guide your own journey. Let it serve as a compass for courage, clarity, and compassion.</w:t>
      </w:r>
    </w:p>
    <w:p w14:paraId="3F57AFB8" w14:textId="77777777" w:rsidR="0009774C" w:rsidRPr="0009774C" w:rsidRDefault="0009774C" w:rsidP="0009774C">
      <w:r w:rsidRPr="0009774C">
        <w:t>This is my final gift.</w:t>
      </w:r>
    </w:p>
    <w:p w14:paraId="21FD077A" w14:textId="77777777" w:rsidR="0009774C" w:rsidRPr="0009774C" w:rsidRDefault="0009774C" w:rsidP="0009774C">
      <w:r w:rsidRPr="0009774C">
        <w:t>With love,</w:t>
      </w:r>
    </w:p>
    <w:p w14:paraId="0314A0CD" w14:textId="77777777" w:rsidR="0009774C" w:rsidRPr="0009774C" w:rsidRDefault="0009774C" w:rsidP="0009774C">
      <w:r w:rsidRPr="0009774C">
        <w:t>— Tim</w:t>
      </w:r>
    </w:p>
    <w:p w14:paraId="01D9A113" w14:textId="55B95F20" w:rsidR="00647C98" w:rsidRDefault="00647C98" w:rsidP="00647C98"/>
    <w:sectPr w:rsidR="00647C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4B0E"/>
    <w:multiLevelType w:val="multilevel"/>
    <w:tmpl w:val="181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1133"/>
    <w:multiLevelType w:val="multilevel"/>
    <w:tmpl w:val="033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3F3D"/>
    <w:multiLevelType w:val="multilevel"/>
    <w:tmpl w:val="7C38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80BDE"/>
    <w:multiLevelType w:val="multilevel"/>
    <w:tmpl w:val="D2F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D3EB2"/>
    <w:multiLevelType w:val="multilevel"/>
    <w:tmpl w:val="E93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94D81"/>
    <w:multiLevelType w:val="multilevel"/>
    <w:tmpl w:val="3360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F5660"/>
    <w:multiLevelType w:val="multilevel"/>
    <w:tmpl w:val="CD6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92E82"/>
    <w:multiLevelType w:val="multilevel"/>
    <w:tmpl w:val="FC9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040A1"/>
    <w:multiLevelType w:val="multilevel"/>
    <w:tmpl w:val="356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429A2"/>
    <w:multiLevelType w:val="multilevel"/>
    <w:tmpl w:val="D3F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9224A"/>
    <w:multiLevelType w:val="multilevel"/>
    <w:tmpl w:val="441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876B7"/>
    <w:multiLevelType w:val="multilevel"/>
    <w:tmpl w:val="4F3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E2A88"/>
    <w:multiLevelType w:val="multilevel"/>
    <w:tmpl w:val="B5D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E321A"/>
    <w:multiLevelType w:val="multilevel"/>
    <w:tmpl w:val="BBC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21AC1"/>
    <w:multiLevelType w:val="multilevel"/>
    <w:tmpl w:val="49049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C10EC"/>
    <w:multiLevelType w:val="multilevel"/>
    <w:tmpl w:val="AB10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16590"/>
    <w:multiLevelType w:val="multilevel"/>
    <w:tmpl w:val="2E8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47737"/>
    <w:multiLevelType w:val="multilevel"/>
    <w:tmpl w:val="26841A1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6596E"/>
    <w:multiLevelType w:val="multilevel"/>
    <w:tmpl w:val="127E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559779">
    <w:abstractNumId w:val="9"/>
  </w:num>
  <w:num w:numId="2" w16cid:durableId="352850903">
    <w:abstractNumId w:val="17"/>
  </w:num>
  <w:num w:numId="3" w16cid:durableId="1489856190">
    <w:abstractNumId w:val="12"/>
  </w:num>
  <w:num w:numId="4" w16cid:durableId="1088845189">
    <w:abstractNumId w:val="15"/>
  </w:num>
  <w:num w:numId="5" w16cid:durableId="725838073">
    <w:abstractNumId w:val="10"/>
  </w:num>
  <w:num w:numId="6" w16cid:durableId="1763447816">
    <w:abstractNumId w:val="13"/>
  </w:num>
  <w:num w:numId="7" w16cid:durableId="2078899193">
    <w:abstractNumId w:val="3"/>
  </w:num>
  <w:num w:numId="8" w16cid:durableId="2094886604">
    <w:abstractNumId w:val="14"/>
  </w:num>
  <w:num w:numId="9" w16cid:durableId="703791901">
    <w:abstractNumId w:val="2"/>
  </w:num>
  <w:num w:numId="10" w16cid:durableId="354160598">
    <w:abstractNumId w:val="5"/>
  </w:num>
  <w:num w:numId="11" w16cid:durableId="2077774410">
    <w:abstractNumId w:val="7"/>
  </w:num>
  <w:num w:numId="12" w16cid:durableId="1897861949">
    <w:abstractNumId w:val="6"/>
  </w:num>
  <w:num w:numId="13" w16cid:durableId="1029650479">
    <w:abstractNumId w:val="11"/>
  </w:num>
  <w:num w:numId="14" w16cid:durableId="1704205883">
    <w:abstractNumId w:val="16"/>
  </w:num>
  <w:num w:numId="15" w16cid:durableId="1408571296">
    <w:abstractNumId w:val="4"/>
  </w:num>
  <w:num w:numId="16" w16cid:durableId="1091003877">
    <w:abstractNumId w:val="8"/>
  </w:num>
  <w:num w:numId="17" w16cid:durableId="444888569">
    <w:abstractNumId w:val="18"/>
  </w:num>
  <w:num w:numId="18" w16cid:durableId="1817455311">
    <w:abstractNumId w:val="0"/>
  </w:num>
  <w:num w:numId="19" w16cid:durableId="5907476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Latimer">
    <w15:presenceInfo w15:providerId="AD" w15:userId="S::tim@businessasaforceforgood.ca::a58b7d9a-211b-4014-8f8a-501978bda4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37"/>
    <w:rsid w:val="0009774C"/>
    <w:rsid w:val="000D3887"/>
    <w:rsid w:val="000E04C2"/>
    <w:rsid w:val="001E2083"/>
    <w:rsid w:val="0022300D"/>
    <w:rsid w:val="00290E18"/>
    <w:rsid w:val="003D6D43"/>
    <w:rsid w:val="00544D4E"/>
    <w:rsid w:val="00586A9A"/>
    <w:rsid w:val="006325C5"/>
    <w:rsid w:val="00647C98"/>
    <w:rsid w:val="00697370"/>
    <w:rsid w:val="007C5C5E"/>
    <w:rsid w:val="007F077A"/>
    <w:rsid w:val="00823262"/>
    <w:rsid w:val="008406B0"/>
    <w:rsid w:val="00874DA9"/>
    <w:rsid w:val="0090672F"/>
    <w:rsid w:val="009067C3"/>
    <w:rsid w:val="009706FB"/>
    <w:rsid w:val="00977699"/>
    <w:rsid w:val="009F7A61"/>
    <w:rsid w:val="00A66C8B"/>
    <w:rsid w:val="00B11BE4"/>
    <w:rsid w:val="00C105B4"/>
    <w:rsid w:val="00C33D4A"/>
    <w:rsid w:val="00C765D3"/>
    <w:rsid w:val="00C772E0"/>
    <w:rsid w:val="00CA7A4D"/>
    <w:rsid w:val="00CE6D02"/>
    <w:rsid w:val="00D04537"/>
    <w:rsid w:val="00D059CC"/>
    <w:rsid w:val="00D847E6"/>
    <w:rsid w:val="00DD6C8F"/>
    <w:rsid w:val="00DD6F65"/>
    <w:rsid w:val="00E565DA"/>
    <w:rsid w:val="00EA7582"/>
    <w:rsid w:val="00F47504"/>
    <w:rsid w:val="00FC5E27"/>
    <w:rsid w:val="00FD7C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2C77"/>
  <w15:chartTrackingRefBased/>
  <w15:docId w15:val="{9C2B9D8F-D132-4782-8862-1CD17B1F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5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5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5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5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5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5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5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37"/>
    <w:rPr>
      <w:rFonts w:eastAsiaTheme="majorEastAsia" w:cstheme="majorBidi"/>
      <w:color w:val="272727" w:themeColor="text1" w:themeTint="D8"/>
    </w:rPr>
  </w:style>
  <w:style w:type="paragraph" w:styleId="Title">
    <w:name w:val="Title"/>
    <w:basedOn w:val="Normal"/>
    <w:next w:val="Normal"/>
    <w:link w:val="TitleChar"/>
    <w:uiPriority w:val="10"/>
    <w:qFormat/>
    <w:rsid w:val="00D04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37"/>
    <w:pPr>
      <w:spacing w:before="160"/>
      <w:jc w:val="center"/>
    </w:pPr>
    <w:rPr>
      <w:i/>
      <w:iCs/>
      <w:color w:val="404040" w:themeColor="text1" w:themeTint="BF"/>
    </w:rPr>
  </w:style>
  <w:style w:type="character" w:customStyle="1" w:styleId="QuoteChar">
    <w:name w:val="Quote Char"/>
    <w:basedOn w:val="DefaultParagraphFont"/>
    <w:link w:val="Quote"/>
    <w:uiPriority w:val="29"/>
    <w:rsid w:val="00D04537"/>
    <w:rPr>
      <w:i/>
      <w:iCs/>
      <w:color w:val="404040" w:themeColor="text1" w:themeTint="BF"/>
    </w:rPr>
  </w:style>
  <w:style w:type="paragraph" w:styleId="ListParagraph">
    <w:name w:val="List Paragraph"/>
    <w:basedOn w:val="Normal"/>
    <w:uiPriority w:val="34"/>
    <w:qFormat/>
    <w:rsid w:val="00D04537"/>
    <w:pPr>
      <w:ind w:left="720"/>
      <w:contextualSpacing/>
    </w:pPr>
  </w:style>
  <w:style w:type="character" w:styleId="IntenseEmphasis">
    <w:name w:val="Intense Emphasis"/>
    <w:basedOn w:val="DefaultParagraphFont"/>
    <w:uiPriority w:val="21"/>
    <w:qFormat/>
    <w:rsid w:val="00D04537"/>
    <w:rPr>
      <w:i/>
      <w:iCs/>
      <w:color w:val="2F5496" w:themeColor="accent1" w:themeShade="BF"/>
    </w:rPr>
  </w:style>
  <w:style w:type="paragraph" w:styleId="IntenseQuote">
    <w:name w:val="Intense Quote"/>
    <w:basedOn w:val="Normal"/>
    <w:next w:val="Normal"/>
    <w:link w:val="IntenseQuoteChar"/>
    <w:uiPriority w:val="30"/>
    <w:qFormat/>
    <w:rsid w:val="00D04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537"/>
    <w:rPr>
      <w:i/>
      <w:iCs/>
      <w:color w:val="2F5496" w:themeColor="accent1" w:themeShade="BF"/>
    </w:rPr>
  </w:style>
  <w:style w:type="character" w:styleId="IntenseReference">
    <w:name w:val="Intense Reference"/>
    <w:basedOn w:val="DefaultParagraphFont"/>
    <w:uiPriority w:val="32"/>
    <w:qFormat/>
    <w:rsid w:val="00D04537"/>
    <w:rPr>
      <w:b/>
      <w:bCs/>
      <w:smallCaps/>
      <w:color w:val="2F5496" w:themeColor="accent1" w:themeShade="BF"/>
      <w:spacing w:val="5"/>
    </w:rPr>
  </w:style>
  <w:style w:type="paragraph" w:styleId="Revision">
    <w:name w:val="Revision"/>
    <w:hidden/>
    <w:uiPriority w:val="99"/>
    <w:semiHidden/>
    <w:rsid w:val="00CE6D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8319">
      <w:bodyDiv w:val="1"/>
      <w:marLeft w:val="0"/>
      <w:marRight w:val="0"/>
      <w:marTop w:val="0"/>
      <w:marBottom w:val="0"/>
      <w:divBdr>
        <w:top w:val="none" w:sz="0" w:space="0" w:color="auto"/>
        <w:left w:val="none" w:sz="0" w:space="0" w:color="auto"/>
        <w:bottom w:val="none" w:sz="0" w:space="0" w:color="auto"/>
        <w:right w:val="none" w:sz="0" w:space="0" w:color="auto"/>
      </w:divBdr>
      <w:divsChild>
        <w:div w:id="1591548623">
          <w:marLeft w:val="0"/>
          <w:marRight w:val="0"/>
          <w:marTop w:val="240"/>
          <w:marBottom w:val="240"/>
          <w:divBdr>
            <w:top w:val="none" w:sz="0" w:space="0" w:color="auto"/>
            <w:left w:val="none" w:sz="0" w:space="0" w:color="auto"/>
            <w:bottom w:val="none" w:sz="0" w:space="0" w:color="auto"/>
            <w:right w:val="none" w:sz="0" w:space="0" w:color="auto"/>
          </w:divBdr>
        </w:div>
      </w:divsChild>
    </w:div>
    <w:div w:id="113058995">
      <w:bodyDiv w:val="1"/>
      <w:marLeft w:val="0"/>
      <w:marRight w:val="0"/>
      <w:marTop w:val="0"/>
      <w:marBottom w:val="0"/>
      <w:divBdr>
        <w:top w:val="none" w:sz="0" w:space="0" w:color="auto"/>
        <w:left w:val="none" w:sz="0" w:space="0" w:color="auto"/>
        <w:bottom w:val="none" w:sz="0" w:space="0" w:color="auto"/>
        <w:right w:val="none" w:sz="0" w:space="0" w:color="auto"/>
      </w:divBdr>
      <w:divsChild>
        <w:div w:id="306058626">
          <w:marLeft w:val="0"/>
          <w:marRight w:val="0"/>
          <w:marTop w:val="0"/>
          <w:marBottom w:val="0"/>
          <w:divBdr>
            <w:top w:val="none" w:sz="0" w:space="0" w:color="auto"/>
            <w:left w:val="none" w:sz="0" w:space="0" w:color="auto"/>
            <w:bottom w:val="none" w:sz="0" w:space="0" w:color="auto"/>
            <w:right w:val="none" w:sz="0" w:space="0" w:color="auto"/>
          </w:divBdr>
        </w:div>
      </w:divsChild>
    </w:div>
    <w:div w:id="173737045">
      <w:bodyDiv w:val="1"/>
      <w:marLeft w:val="0"/>
      <w:marRight w:val="0"/>
      <w:marTop w:val="0"/>
      <w:marBottom w:val="0"/>
      <w:divBdr>
        <w:top w:val="none" w:sz="0" w:space="0" w:color="auto"/>
        <w:left w:val="none" w:sz="0" w:space="0" w:color="auto"/>
        <w:bottom w:val="none" w:sz="0" w:space="0" w:color="auto"/>
        <w:right w:val="none" w:sz="0" w:space="0" w:color="auto"/>
      </w:divBdr>
      <w:divsChild>
        <w:div w:id="707024639">
          <w:marLeft w:val="0"/>
          <w:marRight w:val="0"/>
          <w:marTop w:val="240"/>
          <w:marBottom w:val="240"/>
          <w:divBdr>
            <w:top w:val="none" w:sz="0" w:space="0" w:color="auto"/>
            <w:left w:val="none" w:sz="0" w:space="0" w:color="auto"/>
            <w:bottom w:val="none" w:sz="0" w:space="0" w:color="auto"/>
            <w:right w:val="none" w:sz="0" w:space="0" w:color="auto"/>
          </w:divBdr>
        </w:div>
        <w:div w:id="585114164">
          <w:marLeft w:val="0"/>
          <w:marRight w:val="0"/>
          <w:marTop w:val="240"/>
          <w:marBottom w:val="240"/>
          <w:divBdr>
            <w:top w:val="none" w:sz="0" w:space="0" w:color="auto"/>
            <w:left w:val="none" w:sz="0" w:space="0" w:color="auto"/>
            <w:bottom w:val="none" w:sz="0" w:space="0" w:color="auto"/>
            <w:right w:val="none" w:sz="0" w:space="0" w:color="auto"/>
          </w:divBdr>
        </w:div>
        <w:div w:id="979847040">
          <w:marLeft w:val="0"/>
          <w:marRight w:val="0"/>
          <w:marTop w:val="240"/>
          <w:marBottom w:val="240"/>
          <w:divBdr>
            <w:top w:val="none" w:sz="0" w:space="0" w:color="auto"/>
            <w:left w:val="none" w:sz="0" w:space="0" w:color="auto"/>
            <w:bottom w:val="none" w:sz="0" w:space="0" w:color="auto"/>
            <w:right w:val="none" w:sz="0" w:space="0" w:color="auto"/>
          </w:divBdr>
        </w:div>
        <w:div w:id="554390300">
          <w:marLeft w:val="0"/>
          <w:marRight w:val="0"/>
          <w:marTop w:val="240"/>
          <w:marBottom w:val="240"/>
          <w:divBdr>
            <w:top w:val="none" w:sz="0" w:space="0" w:color="auto"/>
            <w:left w:val="none" w:sz="0" w:space="0" w:color="auto"/>
            <w:bottom w:val="none" w:sz="0" w:space="0" w:color="auto"/>
            <w:right w:val="none" w:sz="0" w:space="0" w:color="auto"/>
          </w:divBdr>
        </w:div>
        <w:div w:id="1825778329">
          <w:marLeft w:val="0"/>
          <w:marRight w:val="0"/>
          <w:marTop w:val="240"/>
          <w:marBottom w:val="240"/>
          <w:divBdr>
            <w:top w:val="none" w:sz="0" w:space="0" w:color="auto"/>
            <w:left w:val="none" w:sz="0" w:space="0" w:color="auto"/>
            <w:bottom w:val="none" w:sz="0" w:space="0" w:color="auto"/>
            <w:right w:val="none" w:sz="0" w:space="0" w:color="auto"/>
          </w:divBdr>
        </w:div>
        <w:div w:id="1183396155">
          <w:marLeft w:val="0"/>
          <w:marRight w:val="0"/>
          <w:marTop w:val="240"/>
          <w:marBottom w:val="240"/>
          <w:divBdr>
            <w:top w:val="none" w:sz="0" w:space="0" w:color="auto"/>
            <w:left w:val="none" w:sz="0" w:space="0" w:color="auto"/>
            <w:bottom w:val="none" w:sz="0" w:space="0" w:color="auto"/>
            <w:right w:val="none" w:sz="0" w:space="0" w:color="auto"/>
          </w:divBdr>
        </w:div>
        <w:div w:id="1048186321">
          <w:marLeft w:val="0"/>
          <w:marRight w:val="0"/>
          <w:marTop w:val="0"/>
          <w:marBottom w:val="0"/>
          <w:divBdr>
            <w:top w:val="none" w:sz="0" w:space="0" w:color="auto"/>
            <w:left w:val="none" w:sz="0" w:space="0" w:color="auto"/>
            <w:bottom w:val="none" w:sz="0" w:space="0" w:color="auto"/>
            <w:right w:val="none" w:sz="0" w:space="0" w:color="auto"/>
          </w:divBdr>
        </w:div>
      </w:divsChild>
    </w:div>
    <w:div w:id="257102146">
      <w:bodyDiv w:val="1"/>
      <w:marLeft w:val="0"/>
      <w:marRight w:val="0"/>
      <w:marTop w:val="0"/>
      <w:marBottom w:val="0"/>
      <w:divBdr>
        <w:top w:val="none" w:sz="0" w:space="0" w:color="auto"/>
        <w:left w:val="none" w:sz="0" w:space="0" w:color="auto"/>
        <w:bottom w:val="none" w:sz="0" w:space="0" w:color="auto"/>
        <w:right w:val="none" w:sz="0" w:space="0" w:color="auto"/>
      </w:divBdr>
      <w:divsChild>
        <w:div w:id="1871064281">
          <w:marLeft w:val="0"/>
          <w:marRight w:val="0"/>
          <w:marTop w:val="240"/>
          <w:marBottom w:val="240"/>
          <w:divBdr>
            <w:top w:val="none" w:sz="0" w:space="0" w:color="auto"/>
            <w:left w:val="none" w:sz="0" w:space="0" w:color="auto"/>
            <w:bottom w:val="none" w:sz="0" w:space="0" w:color="auto"/>
            <w:right w:val="none" w:sz="0" w:space="0" w:color="auto"/>
          </w:divBdr>
        </w:div>
      </w:divsChild>
    </w:div>
    <w:div w:id="427896931">
      <w:bodyDiv w:val="1"/>
      <w:marLeft w:val="0"/>
      <w:marRight w:val="0"/>
      <w:marTop w:val="0"/>
      <w:marBottom w:val="0"/>
      <w:divBdr>
        <w:top w:val="none" w:sz="0" w:space="0" w:color="auto"/>
        <w:left w:val="none" w:sz="0" w:space="0" w:color="auto"/>
        <w:bottom w:val="none" w:sz="0" w:space="0" w:color="auto"/>
        <w:right w:val="none" w:sz="0" w:space="0" w:color="auto"/>
      </w:divBdr>
      <w:divsChild>
        <w:div w:id="396636371">
          <w:marLeft w:val="0"/>
          <w:marRight w:val="0"/>
          <w:marTop w:val="240"/>
          <w:marBottom w:val="240"/>
          <w:divBdr>
            <w:top w:val="none" w:sz="0" w:space="0" w:color="auto"/>
            <w:left w:val="none" w:sz="0" w:space="0" w:color="auto"/>
            <w:bottom w:val="none" w:sz="0" w:space="0" w:color="auto"/>
            <w:right w:val="none" w:sz="0" w:space="0" w:color="auto"/>
          </w:divBdr>
        </w:div>
        <w:div w:id="560752596">
          <w:marLeft w:val="0"/>
          <w:marRight w:val="0"/>
          <w:marTop w:val="240"/>
          <w:marBottom w:val="240"/>
          <w:divBdr>
            <w:top w:val="none" w:sz="0" w:space="0" w:color="auto"/>
            <w:left w:val="none" w:sz="0" w:space="0" w:color="auto"/>
            <w:bottom w:val="none" w:sz="0" w:space="0" w:color="auto"/>
            <w:right w:val="none" w:sz="0" w:space="0" w:color="auto"/>
          </w:divBdr>
        </w:div>
        <w:div w:id="1506357986">
          <w:marLeft w:val="0"/>
          <w:marRight w:val="0"/>
          <w:marTop w:val="240"/>
          <w:marBottom w:val="240"/>
          <w:divBdr>
            <w:top w:val="none" w:sz="0" w:space="0" w:color="auto"/>
            <w:left w:val="none" w:sz="0" w:space="0" w:color="auto"/>
            <w:bottom w:val="none" w:sz="0" w:space="0" w:color="auto"/>
            <w:right w:val="none" w:sz="0" w:space="0" w:color="auto"/>
          </w:divBdr>
        </w:div>
        <w:div w:id="799691509">
          <w:marLeft w:val="0"/>
          <w:marRight w:val="0"/>
          <w:marTop w:val="240"/>
          <w:marBottom w:val="240"/>
          <w:divBdr>
            <w:top w:val="none" w:sz="0" w:space="0" w:color="auto"/>
            <w:left w:val="none" w:sz="0" w:space="0" w:color="auto"/>
            <w:bottom w:val="none" w:sz="0" w:space="0" w:color="auto"/>
            <w:right w:val="none" w:sz="0" w:space="0" w:color="auto"/>
          </w:divBdr>
        </w:div>
      </w:divsChild>
    </w:div>
    <w:div w:id="783041414">
      <w:bodyDiv w:val="1"/>
      <w:marLeft w:val="0"/>
      <w:marRight w:val="0"/>
      <w:marTop w:val="0"/>
      <w:marBottom w:val="0"/>
      <w:divBdr>
        <w:top w:val="none" w:sz="0" w:space="0" w:color="auto"/>
        <w:left w:val="none" w:sz="0" w:space="0" w:color="auto"/>
        <w:bottom w:val="none" w:sz="0" w:space="0" w:color="auto"/>
        <w:right w:val="none" w:sz="0" w:space="0" w:color="auto"/>
      </w:divBdr>
      <w:divsChild>
        <w:div w:id="1510101184">
          <w:marLeft w:val="0"/>
          <w:marRight w:val="0"/>
          <w:marTop w:val="240"/>
          <w:marBottom w:val="240"/>
          <w:divBdr>
            <w:top w:val="none" w:sz="0" w:space="0" w:color="auto"/>
            <w:left w:val="none" w:sz="0" w:space="0" w:color="auto"/>
            <w:bottom w:val="none" w:sz="0" w:space="0" w:color="auto"/>
            <w:right w:val="none" w:sz="0" w:space="0" w:color="auto"/>
          </w:divBdr>
        </w:div>
        <w:div w:id="1211570001">
          <w:marLeft w:val="0"/>
          <w:marRight w:val="0"/>
          <w:marTop w:val="240"/>
          <w:marBottom w:val="240"/>
          <w:divBdr>
            <w:top w:val="none" w:sz="0" w:space="0" w:color="auto"/>
            <w:left w:val="none" w:sz="0" w:space="0" w:color="auto"/>
            <w:bottom w:val="none" w:sz="0" w:space="0" w:color="auto"/>
            <w:right w:val="none" w:sz="0" w:space="0" w:color="auto"/>
          </w:divBdr>
        </w:div>
        <w:div w:id="2086296854">
          <w:marLeft w:val="0"/>
          <w:marRight w:val="0"/>
          <w:marTop w:val="240"/>
          <w:marBottom w:val="240"/>
          <w:divBdr>
            <w:top w:val="none" w:sz="0" w:space="0" w:color="auto"/>
            <w:left w:val="none" w:sz="0" w:space="0" w:color="auto"/>
            <w:bottom w:val="none" w:sz="0" w:space="0" w:color="auto"/>
            <w:right w:val="none" w:sz="0" w:space="0" w:color="auto"/>
          </w:divBdr>
        </w:div>
        <w:div w:id="1162621457">
          <w:marLeft w:val="0"/>
          <w:marRight w:val="0"/>
          <w:marTop w:val="240"/>
          <w:marBottom w:val="240"/>
          <w:divBdr>
            <w:top w:val="none" w:sz="0" w:space="0" w:color="auto"/>
            <w:left w:val="none" w:sz="0" w:space="0" w:color="auto"/>
            <w:bottom w:val="none" w:sz="0" w:space="0" w:color="auto"/>
            <w:right w:val="none" w:sz="0" w:space="0" w:color="auto"/>
          </w:divBdr>
        </w:div>
        <w:div w:id="1314095092">
          <w:marLeft w:val="0"/>
          <w:marRight w:val="0"/>
          <w:marTop w:val="240"/>
          <w:marBottom w:val="240"/>
          <w:divBdr>
            <w:top w:val="none" w:sz="0" w:space="0" w:color="auto"/>
            <w:left w:val="none" w:sz="0" w:space="0" w:color="auto"/>
            <w:bottom w:val="none" w:sz="0" w:space="0" w:color="auto"/>
            <w:right w:val="none" w:sz="0" w:space="0" w:color="auto"/>
          </w:divBdr>
        </w:div>
        <w:div w:id="1573660415">
          <w:marLeft w:val="0"/>
          <w:marRight w:val="0"/>
          <w:marTop w:val="240"/>
          <w:marBottom w:val="240"/>
          <w:divBdr>
            <w:top w:val="none" w:sz="0" w:space="0" w:color="auto"/>
            <w:left w:val="none" w:sz="0" w:space="0" w:color="auto"/>
            <w:bottom w:val="none" w:sz="0" w:space="0" w:color="auto"/>
            <w:right w:val="none" w:sz="0" w:space="0" w:color="auto"/>
          </w:divBdr>
        </w:div>
        <w:div w:id="204827643">
          <w:marLeft w:val="0"/>
          <w:marRight w:val="0"/>
          <w:marTop w:val="0"/>
          <w:marBottom w:val="0"/>
          <w:divBdr>
            <w:top w:val="none" w:sz="0" w:space="0" w:color="auto"/>
            <w:left w:val="none" w:sz="0" w:space="0" w:color="auto"/>
            <w:bottom w:val="none" w:sz="0" w:space="0" w:color="auto"/>
            <w:right w:val="none" w:sz="0" w:space="0" w:color="auto"/>
          </w:divBdr>
        </w:div>
      </w:divsChild>
    </w:div>
    <w:div w:id="887492993">
      <w:bodyDiv w:val="1"/>
      <w:marLeft w:val="0"/>
      <w:marRight w:val="0"/>
      <w:marTop w:val="0"/>
      <w:marBottom w:val="0"/>
      <w:divBdr>
        <w:top w:val="none" w:sz="0" w:space="0" w:color="auto"/>
        <w:left w:val="none" w:sz="0" w:space="0" w:color="auto"/>
        <w:bottom w:val="none" w:sz="0" w:space="0" w:color="auto"/>
        <w:right w:val="none" w:sz="0" w:space="0" w:color="auto"/>
      </w:divBdr>
    </w:div>
    <w:div w:id="1174345149">
      <w:bodyDiv w:val="1"/>
      <w:marLeft w:val="0"/>
      <w:marRight w:val="0"/>
      <w:marTop w:val="0"/>
      <w:marBottom w:val="0"/>
      <w:divBdr>
        <w:top w:val="none" w:sz="0" w:space="0" w:color="auto"/>
        <w:left w:val="none" w:sz="0" w:space="0" w:color="auto"/>
        <w:bottom w:val="none" w:sz="0" w:space="0" w:color="auto"/>
        <w:right w:val="none" w:sz="0" w:space="0" w:color="auto"/>
      </w:divBdr>
      <w:divsChild>
        <w:div w:id="9380838">
          <w:marLeft w:val="0"/>
          <w:marRight w:val="0"/>
          <w:marTop w:val="240"/>
          <w:marBottom w:val="240"/>
          <w:divBdr>
            <w:top w:val="none" w:sz="0" w:space="0" w:color="auto"/>
            <w:left w:val="none" w:sz="0" w:space="0" w:color="auto"/>
            <w:bottom w:val="none" w:sz="0" w:space="0" w:color="auto"/>
            <w:right w:val="none" w:sz="0" w:space="0" w:color="auto"/>
          </w:divBdr>
        </w:div>
        <w:div w:id="1145439984">
          <w:marLeft w:val="0"/>
          <w:marRight w:val="0"/>
          <w:marTop w:val="0"/>
          <w:marBottom w:val="0"/>
          <w:divBdr>
            <w:top w:val="none" w:sz="0" w:space="0" w:color="auto"/>
            <w:left w:val="none" w:sz="0" w:space="0" w:color="auto"/>
            <w:bottom w:val="none" w:sz="0" w:space="0" w:color="auto"/>
            <w:right w:val="none" w:sz="0" w:space="0" w:color="auto"/>
          </w:divBdr>
        </w:div>
        <w:div w:id="1072431155">
          <w:marLeft w:val="0"/>
          <w:marRight w:val="0"/>
          <w:marTop w:val="240"/>
          <w:marBottom w:val="240"/>
          <w:divBdr>
            <w:top w:val="none" w:sz="0" w:space="0" w:color="auto"/>
            <w:left w:val="none" w:sz="0" w:space="0" w:color="auto"/>
            <w:bottom w:val="none" w:sz="0" w:space="0" w:color="auto"/>
            <w:right w:val="none" w:sz="0" w:space="0" w:color="auto"/>
          </w:divBdr>
        </w:div>
        <w:div w:id="450318382">
          <w:marLeft w:val="0"/>
          <w:marRight w:val="0"/>
          <w:marTop w:val="240"/>
          <w:marBottom w:val="240"/>
          <w:divBdr>
            <w:top w:val="none" w:sz="0" w:space="0" w:color="auto"/>
            <w:left w:val="none" w:sz="0" w:space="0" w:color="auto"/>
            <w:bottom w:val="none" w:sz="0" w:space="0" w:color="auto"/>
            <w:right w:val="none" w:sz="0" w:space="0" w:color="auto"/>
          </w:divBdr>
        </w:div>
        <w:div w:id="571964895">
          <w:marLeft w:val="0"/>
          <w:marRight w:val="0"/>
          <w:marTop w:val="240"/>
          <w:marBottom w:val="240"/>
          <w:divBdr>
            <w:top w:val="none" w:sz="0" w:space="0" w:color="auto"/>
            <w:left w:val="none" w:sz="0" w:space="0" w:color="auto"/>
            <w:bottom w:val="none" w:sz="0" w:space="0" w:color="auto"/>
            <w:right w:val="none" w:sz="0" w:space="0" w:color="auto"/>
          </w:divBdr>
        </w:div>
        <w:div w:id="2093113782">
          <w:marLeft w:val="0"/>
          <w:marRight w:val="0"/>
          <w:marTop w:val="0"/>
          <w:marBottom w:val="0"/>
          <w:divBdr>
            <w:top w:val="none" w:sz="0" w:space="0" w:color="auto"/>
            <w:left w:val="none" w:sz="0" w:space="0" w:color="auto"/>
            <w:bottom w:val="none" w:sz="0" w:space="0" w:color="auto"/>
            <w:right w:val="none" w:sz="0" w:space="0" w:color="auto"/>
          </w:divBdr>
        </w:div>
        <w:div w:id="101271369">
          <w:marLeft w:val="0"/>
          <w:marRight w:val="0"/>
          <w:marTop w:val="240"/>
          <w:marBottom w:val="240"/>
          <w:divBdr>
            <w:top w:val="none" w:sz="0" w:space="0" w:color="auto"/>
            <w:left w:val="none" w:sz="0" w:space="0" w:color="auto"/>
            <w:bottom w:val="none" w:sz="0" w:space="0" w:color="auto"/>
            <w:right w:val="none" w:sz="0" w:space="0" w:color="auto"/>
          </w:divBdr>
        </w:div>
        <w:div w:id="1480726122">
          <w:marLeft w:val="0"/>
          <w:marRight w:val="0"/>
          <w:marTop w:val="240"/>
          <w:marBottom w:val="240"/>
          <w:divBdr>
            <w:top w:val="none" w:sz="0" w:space="0" w:color="auto"/>
            <w:left w:val="none" w:sz="0" w:space="0" w:color="auto"/>
            <w:bottom w:val="none" w:sz="0" w:space="0" w:color="auto"/>
            <w:right w:val="none" w:sz="0" w:space="0" w:color="auto"/>
          </w:divBdr>
        </w:div>
        <w:div w:id="2118477777">
          <w:marLeft w:val="0"/>
          <w:marRight w:val="0"/>
          <w:marTop w:val="0"/>
          <w:marBottom w:val="0"/>
          <w:divBdr>
            <w:top w:val="none" w:sz="0" w:space="0" w:color="auto"/>
            <w:left w:val="none" w:sz="0" w:space="0" w:color="auto"/>
            <w:bottom w:val="none" w:sz="0" w:space="0" w:color="auto"/>
            <w:right w:val="none" w:sz="0" w:space="0" w:color="auto"/>
          </w:divBdr>
        </w:div>
        <w:div w:id="1396204220">
          <w:marLeft w:val="0"/>
          <w:marRight w:val="0"/>
          <w:marTop w:val="240"/>
          <w:marBottom w:val="240"/>
          <w:divBdr>
            <w:top w:val="none" w:sz="0" w:space="0" w:color="auto"/>
            <w:left w:val="none" w:sz="0" w:space="0" w:color="auto"/>
            <w:bottom w:val="none" w:sz="0" w:space="0" w:color="auto"/>
            <w:right w:val="none" w:sz="0" w:space="0" w:color="auto"/>
          </w:divBdr>
        </w:div>
        <w:div w:id="1736394795">
          <w:marLeft w:val="0"/>
          <w:marRight w:val="0"/>
          <w:marTop w:val="0"/>
          <w:marBottom w:val="0"/>
          <w:divBdr>
            <w:top w:val="none" w:sz="0" w:space="0" w:color="auto"/>
            <w:left w:val="none" w:sz="0" w:space="0" w:color="auto"/>
            <w:bottom w:val="none" w:sz="0" w:space="0" w:color="auto"/>
            <w:right w:val="none" w:sz="0" w:space="0" w:color="auto"/>
          </w:divBdr>
        </w:div>
        <w:div w:id="1411269371">
          <w:marLeft w:val="0"/>
          <w:marRight w:val="0"/>
          <w:marTop w:val="240"/>
          <w:marBottom w:val="240"/>
          <w:divBdr>
            <w:top w:val="none" w:sz="0" w:space="0" w:color="auto"/>
            <w:left w:val="none" w:sz="0" w:space="0" w:color="auto"/>
            <w:bottom w:val="none" w:sz="0" w:space="0" w:color="auto"/>
            <w:right w:val="none" w:sz="0" w:space="0" w:color="auto"/>
          </w:divBdr>
        </w:div>
        <w:div w:id="964121688">
          <w:marLeft w:val="0"/>
          <w:marRight w:val="0"/>
          <w:marTop w:val="240"/>
          <w:marBottom w:val="240"/>
          <w:divBdr>
            <w:top w:val="none" w:sz="0" w:space="0" w:color="auto"/>
            <w:left w:val="none" w:sz="0" w:space="0" w:color="auto"/>
            <w:bottom w:val="none" w:sz="0" w:space="0" w:color="auto"/>
            <w:right w:val="none" w:sz="0" w:space="0" w:color="auto"/>
          </w:divBdr>
        </w:div>
        <w:div w:id="1440300993">
          <w:marLeft w:val="0"/>
          <w:marRight w:val="0"/>
          <w:marTop w:val="240"/>
          <w:marBottom w:val="240"/>
          <w:divBdr>
            <w:top w:val="none" w:sz="0" w:space="0" w:color="auto"/>
            <w:left w:val="none" w:sz="0" w:space="0" w:color="auto"/>
            <w:bottom w:val="none" w:sz="0" w:space="0" w:color="auto"/>
            <w:right w:val="none" w:sz="0" w:space="0" w:color="auto"/>
          </w:divBdr>
        </w:div>
        <w:div w:id="1777484148">
          <w:marLeft w:val="0"/>
          <w:marRight w:val="0"/>
          <w:marTop w:val="240"/>
          <w:marBottom w:val="240"/>
          <w:divBdr>
            <w:top w:val="none" w:sz="0" w:space="0" w:color="auto"/>
            <w:left w:val="none" w:sz="0" w:space="0" w:color="auto"/>
            <w:bottom w:val="none" w:sz="0" w:space="0" w:color="auto"/>
            <w:right w:val="none" w:sz="0" w:space="0" w:color="auto"/>
          </w:divBdr>
        </w:div>
        <w:div w:id="762603664">
          <w:marLeft w:val="0"/>
          <w:marRight w:val="0"/>
          <w:marTop w:val="240"/>
          <w:marBottom w:val="240"/>
          <w:divBdr>
            <w:top w:val="none" w:sz="0" w:space="0" w:color="auto"/>
            <w:left w:val="none" w:sz="0" w:space="0" w:color="auto"/>
            <w:bottom w:val="none" w:sz="0" w:space="0" w:color="auto"/>
            <w:right w:val="none" w:sz="0" w:space="0" w:color="auto"/>
          </w:divBdr>
        </w:div>
        <w:div w:id="275600382">
          <w:marLeft w:val="0"/>
          <w:marRight w:val="0"/>
          <w:marTop w:val="240"/>
          <w:marBottom w:val="240"/>
          <w:divBdr>
            <w:top w:val="none" w:sz="0" w:space="0" w:color="auto"/>
            <w:left w:val="none" w:sz="0" w:space="0" w:color="auto"/>
            <w:bottom w:val="none" w:sz="0" w:space="0" w:color="auto"/>
            <w:right w:val="none" w:sz="0" w:space="0" w:color="auto"/>
          </w:divBdr>
        </w:div>
        <w:div w:id="1546288908">
          <w:marLeft w:val="0"/>
          <w:marRight w:val="0"/>
          <w:marTop w:val="240"/>
          <w:marBottom w:val="240"/>
          <w:divBdr>
            <w:top w:val="none" w:sz="0" w:space="0" w:color="auto"/>
            <w:left w:val="none" w:sz="0" w:space="0" w:color="auto"/>
            <w:bottom w:val="none" w:sz="0" w:space="0" w:color="auto"/>
            <w:right w:val="none" w:sz="0" w:space="0" w:color="auto"/>
          </w:divBdr>
        </w:div>
        <w:div w:id="218323994">
          <w:marLeft w:val="0"/>
          <w:marRight w:val="0"/>
          <w:marTop w:val="0"/>
          <w:marBottom w:val="0"/>
          <w:divBdr>
            <w:top w:val="none" w:sz="0" w:space="0" w:color="auto"/>
            <w:left w:val="none" w:sz="0" w:space="0" w:color="auto"/>
            <w:bottom w:val="none" w:sz="0" w:space="0" w:color="auto"/>
            <w:right w:val="none" w:sz="0" w:space="0" w:color="auto"/>
          </w:divBdr>
        </w:div>
        <w:div w:id="522937074">
          <w:marLeft w:val="0"/>
          <w:marRight w:val="0"/>
          <w:marTop w:val="240"/>
          <w:marBottom w:val="240"/>
          <w:divBdr>
            <w:top w:val="none" w:sz="0" w:space="0" w:color="auto"/>
            <w:left w:val="none" w:sz="0" w:space="0" w:color="auto"/>
            <w:bottom w:val="none" w:sz="0" w:space="0" w:color="auto"/>
            <w:right w:val="none" w:sz="0" w:space="0" w:color="auto"/>
          </w:divBdr>
        </w:div>
        <w:div w:id="2020619106">
          <w:marLeft w:val="0"/>
          <w:marRight w:val="0"/>
          <w:marTop w:val="240"/>
          <w:marBottom w:val="240"/>
          <w:divBdr>
            <w:top w:val="none" w:sz="0" w:space="0" w:color="auto"/>
            <w:left w:val="none" w:sz="0" w:space="0" w:color="auto"/>
            <w:bottom w:val="none" w:sz="0" w:space="0" w:color="auto"/>
            <w:right w:val="none" w:sz="0" w:space="0" w:color="auto"/>
          </w:divBdr>
        </w:div>
        <w:div w:id="1446269731">
          <w:marLeft w:val="0"/>
          <w:marRight w:val="0"/>
          <w:marTop w:val="240"/>
          <w:marBottom w:val="240"/>
          <w:divBdr>
            <w:top w:val="none" w:sz="0" w:space="0" w:color="auto"/>
            <w:left w:val="none" w:sz="0" w:space="0" w:color="auto"/>
            <w:bottom w:val="none" w:sz="0" w:space="0" w:color="auto"/>
            <w:right w:val="none" w:sz="0" w:space="0" w:color="auto"/>
          </w:divBdr>
        </w:div>
        <w:div w:id="144711690">
          <w:marLeft w:val="0"/>
          <w:marRight w:val="0"/>
          <w:marTop w:val="0"/>
          <w:marBottom w:val="0"/>
          <w:divBdr>
            <w:top w:val="none" w:sz="0" w:space="0" w:color="auto"/>
            <w:left w:val="none" w:sz="0" w:space="0" w:color="auto"/>
            <w:bottom w:val="none" w:sz="0" w:space="0" w:color="auto"/>
            <w:right w:val="none" w:sz="0" w:space="0" w:color="auto"/>
          </w:divBdr>
        </w:div>
        <w:div w:id="721828474">
          <w:marLeft w:val="0"/>
          <w:marRight w:val="0"/>
          <w:marTop w:val="240"/>
          <w:marBottom w:val="240"/>
          <w:divBdr>
            <w:top w:val="none" w:sz="0" w:space="0" w:color="auto"/>
            <w:left w:val="none" w:sz="0" w:space="0" w:color="auto"/>
            <w:bottom w:val="none" w:sz="0" w:space="0" w:color="auto"/>
            <w:right w:val="none" w:sz="0" w:space="0" w:color="auto"/>
          </w:divBdr>
        </w:div>
        <w:div w:id="1641501523">
          <w:marLeft w:val="0"/>
          <w:marRight w:val="0"/>
          <w:marTop w:val="240"/>
          <w:marBottom w:val="240"/>
          <w:divBdr>
            <w:top w:val="none" w:sz="0" w:space="0" w:color="auto"/>
            <w:left w:val="none" w:sz="0" w:space="0" w:color="auto"/>
            <w:bottom w:val="none" w:sz="0" w:space="0" w:color="auto"/>
            <w:right w:val="none" w:sz="0" w:space="0" w:color="auto"/>
          </w:divBdr>
        </w:div>
        <w:div w:id="1192376229">
          <w:marLeft w:val="0"/>
          <w:marRight w:val="0"/>
          <w:marTop w:val="240"/>
          <w:marBottom w:val="240"/>
          <w:divBdr>
            <w:top w:val="none" w:sz="0" w:space="0" w:color="auto"/>
            <w:left w:val="none" w:sz="0" w:space="0" w:color="auto"/>
            <w:bottom w:val="none" w:sz="0" w:space="0" w:color="auto"/>
            <w:right w:val="none" w:sz="0" w:space="0" w:color="auto"/>
          </w:divBdr>
        </w:div>
        <w:div w:id="1148129739">
          <w:marLeft w:val="0"/>
          <w:marRight w:val="0"/>
          <w:marTop w:val="240"/>
          <w:marBottom w:val="240"/>
          <w:divBdr>
            <w:top w:val="none" w:sz="0" w:space="0" w:color="auto"/>
            <w:left w:val="none" w:sz="0" w:space="0" w:color="auto"/>
            <w:bottom w:val="none" w:sz="0" w:space="0" w:color="auto"/>
            <w:right w:val="none" w:sz="0" w:space="0" w:color="auto"/>
          </w:divBdr>
        </w:div>
        <w:div w:id="788205953">
          <w:marLeft w:val="0"/>
          <w:marRight w:val="0"/>
          <w:marTop w:val="240"/>
          <w:marBottom w:val="240"/>
          <w:divBdr>
            <w:top w:val="none" w:sz="0" w:space="0" w:color="auto"/>
            <w:left w:val="none" w:sz="0" w:space="0" w:color="auto"/>
            <w:bottom w:val="none" w:sz="0" w:space="0" w:color="auto"/>
            <w:right w:val="none" w:sz="0" w:space="0" w:color="auto"/>
          </w:divBdr>
        </w:div>
        <w:div w:id="117186138">
          <w:marLeft w:val="0"/>
          <w:marRight w:val="0"/>
          <w:marTop w:val="240"/>
          <w:marBottom w:val="240"/>
          <w:divBdr>
            <w:top w:val="none" w:sz="0" w:space="0" w:color="auto"/>
            <w:left w:val="none" w:sz="0" w:space="0" w:color="auto"/>
            <w:bottom w:val="none" w:sz="0" w:space="0" w:color="auto"/>
            <w:right w:val="none" w:sz="0" w:space="0" w:color="auto"/>
          </w:divBdr>
        </w:div>
        <w:div w:id="1821191308">
          <w:marLeft w:val="0"/>
          <w:marRight w:val="0"/>
          <w:marTop w:val="0"/>
          <w:marBottom w:val="0"/>
          <w:divBdr>
            <w:top w:val="none" w:sz="0" w:space="0" w:color="auto"/>
            <w:left w:val="none" w:sz="0" w:space="0" w:color="auto"/>
            <w:bottom w:val="none" w:sz="0" w:space="0" w:color="auto"/>
            <w:right w:val="none" w:sz="0" w:space="0" w:color="auto"/>
          </w:divBdr>
        </w:div>
        <w:div w:id="199056981">
          <w:marLeft w:val="0"/>
          <w:marRight w:val="0"/>
          <w:marTop w:val="0"/>
          <w:marBottom w:val="0"/>
          <w:divBdr>
            <w:top w:val="none" w:sz="0" w:space="0" w:color="auto"/>
            <w:left w:val="none" w:sz="0" w:space="0" w:color="auto"/>
            <w:bottom w:val="none" w:sz="0" w:space="0" w:color="auto"/>
            <w:right w:val="none" w:sz="0" w:space="0" w:color="auto"/>
          </w:divBdr>
        </w:div>
        <w:div w:id="122386632">
          <w:marLeft w:val="0"/>
          <w:marRight w:val="0"/>
          <w:marTop w:val="0"/>
          <w:marBottom w:val="0"/>
          <w:divBdr>
            <w:top w:val="none" w:sz="0" w:space="0" w:color="auto"/>
            <w:left w:val="none" w:sz="0" w:space="0" w:color="auto"/>
            <w:bottom w:val="none" w:sz="0" w:space="0" w:color="auto"/>
            <w:right w:val="none" w:sz="0" w:space="0" w:color="auto"/>
          </w:divBdr>
        </w:div>
      </w:divsChild>
    </w:div>
    <w:div w:id="1182738627">
      <w:bodyDiv w:val="1"/>
      <w:marLeft w:val="0"/>
      <w:marRight w:val="0"/>
      <w:marTop w:val="0"/>
      <w:marBottom w:val="0"/>
      <w:divBdr>
        <w:top w:val="none" w:sz="0" w:space="0" w:color="auto"/>
        <w:left w:val="none" w:sz="0" w:space="0" w:color="auto"/>
        <w:bottom w:val="none" w:sz="0" w:space="0" w:color="auto"/>
        <w:right w:val="none" w:sz="0" w:space="0" w:color="auto"/>
      </w:divBdr>
    </w:div>
    <w:div w:id="1185939620">
      <w:bodyDiv w:val="1"/>
      <w:marLeft w:val="0"/>
      <w:marRight w:val="0"/>
      <w:marTop w:val="0"/>
      <w:marBottom w:val="0"/>
      <w:divBdr>
        <w:top w:val="none" w:sz="0" w:space="0" w:color="auto"/>
        <w:left w:val="none" w:sz="0" w:space="0" w:color="auto"/>
        <w:bottom w:val="none" w:sz="0" w:space="0" w:color="auto"/>
        <w:right w:val="none" w:sz="0" w:space="0" w:color="auto"/>
      </w:divBdr>
      <w:divsChild>
        <w:div w:id="1487474404">
          <w:marLeft w:val="0"/>
          <w:marRight w:val="0"/>
          <w:marTop w:val="240"/>
          <w:marBottom w:val="240"/>
          <w:divBdr>
            <w:top w:val="none" w:sz="0" w:space="0" w:color="auto"/>
            <w:left w:val="none" w:sz="0" w:space="0" w:color="auto"/>
            <w:bottom w:val="none" w:sz="0" w:space="0" w:color="auto"/>
            <w:right w:val="none" w:sz="0" w:space="0" w:color="auto"/>
          </w:divBdr>
        </w:div>
        <w:div w:id="186524590">
          <w:marLeft w:val="0"/>
          <w:marRight w:val="0"/>
          <w:marTop w:val="240"/>
          <w:marBottom w:val="240"/>
          <w:divBdr>
            <w:top w:val="none" w:sz="0" w:space="0" w:color="auto"/>
            <w:left w:val="none" w:sz="0" w:space="0" w:color="auto"/>
            <w:bottom w:val="none" w:sz="0" w:space="0" w:color="auto"/>
            <w:right w:val="none" w:sz="0" w:space="0" w:color="auto"/>
          </w:divBdr>
        </w:div>
        <w:div w:id="1324429923">
          <w:marLeft w:val="0"/>
          <w:marRight w:val="0"/>
          <w:marTop w:val="240"/>
          <w:marBottom w:val="240"/>
          <w:divBdr>
            <w:top w:val="none" w:sz="0" w:space="0" w:color="auto"/>
            <w:left w:val="none" w:sz="0" w:space="0" w:color="auto"/>
            <w:bottom w:val="none" w:sz="0" w:space="0" w:color="auto"/>
            <w:right w:val="none" w:sz="0" w:space="0" w:color="auto"/>
          </w:divBdr>
        </w:div>
        <w:div w:id="511189657">
          <w:marLeft w:val="0"/>
          <w:marRight w:val="0"/>
          <w:marTop w:val="240"/>
          <w:marBottom w:val="240"/>
          <w:divBdr>
            <w:top w:val="none" w:sz="0" w:space="0" w:color="auto"/>
            <w:left w:val="none" w:sz="0" w:space="0" w:color="auto"/>
            <w:bottom w:val="none" w:sz="0" w:space="0" w:color="auto"/>
            <w:right w:val="none" w:sz="0" w:space="0" w:color="auto"/>
          </w:divBdr>
        </w:div>
        <w:div w:id="1413703500">
          <w:marLeft w:val="0"/>
          <w:marRight w:val="0"/>
          <w:marTop w:val="240"/>
          <w:marBottom w:val="240"/>
          <w:divBdr>
            <w:top w:val="none" w:sz="0" w:space="0" w:color="auto"/>
            <w:left w:val="none" w:sz="0" w:space="0" w:color="auto"/>
            <w:bottom w:val="none" w:sz="0" w:space="0" w:color="auto"/>
            <w:right w:val="none" w:sz="0" w:space="0" w:color="auto"/>
          </w:divBdr>
        </w:div>
        <w:div w:id="1781946056">
          <w:marLeft w:val="0"/>
          <w:marRight w:val="0"/>
          <w:marTop w:val="240"/>
          <w:marBottom w:val="240"/>
          <w:divBdr>
            <w:top w:val="none" w:sz="0" w:space="0" w:color="auto"/>
            <w:left w:val="none" w:sz="0" w:space="0" w:color="auto"/>
            <w:bottom w:val="none" w:sz="0" w:space="0" w:color="auto"/>
            <w:right w:val="none" w:sz="0" w:space="0" w:color="auto"/>
          </w:divBdr>
        </w:div>
      </w:divsChild>
    </w:div>
    <w:div w:id="1344012334">
      <w:bodyDiv w:val="1"/>
      <w:marLeft w:val="0"/>
      <w:marRight w:val="0"/>
      <w:marTop w:val="0"/>
      <w:marBottom w:val="0"/>
      <w:divBdr>
        <w:top w:val="none" w:sz="0" w:space="0" w:color="auto"/>
        <w:left w:val="none" w:sz="0" w:space="0" w:color="auto"/>
        <w:bottom w:val="none" w:sz="0" w:space="0" w:color="auto"/>
        <w:right w:val="none" w:sz="0" w:space="0" w:color="auto"/>
      </w:divBdr>
      <w:divsChild>
        <w:div w:id="1504129624">
          <w:marLeft w:val="0"/>
          <w:marRight w:val="0"/>
          <w:marTop w:val="240"/>
          <w:marBottom w:val="240"/>
          <w:divBdr>
            <w:top w:val="none" w:sz="0" w:space="0" w:color="auto"/>
            <w:left w:val="none" w:sz="0" w:space="0" w:color="auto"/>
            <w:bottom w:val="none" w:sz="0" w:space="0" w:color="auto"/>
            <w:right w:val="none" w:sz="0" w:space="0" w:color="auto"/>
          </w:divBdr>
        </w:div>
        <w:div w:id="567417475">
          <w:marLeft w:val="0"/>
          <w:marRight w:val="0"/>
          <w:marTop w:val="240"/>
          <w:marBottom w:val="240"/>
          <w:divBdr>
            <w:top w:val="none" w:sz="0" w:space="0" w:color="auto"/>
            <w:left w:val="none" w:sz="0" w:space="0" w:color="auto"/>
            <w:bottom w:val="none" w:sz="0" w:space="0" w:color="auto"/>
            <w:right w:val="none" w:sz="0" w:space="0" w:color="auto"/>
          </w:divBdr>
        </w:div>
        <w:div w:id="413670472">
          <w:marLeft w:val="0"/>
          <w:marRight w:val="0"/>
          <w:marTop w:val="240"/>
          <w:marBottom w:val="240"/>
          <w:divBdr>
            <w:top w:val="none" w:sz="0" w:space="0" w:color="auto"/>
            <w:left w:val="none" w:sz="0" w:space="0" w:color="auto"/>
            <w:bottom w:val="none" w:sz="0" w:space="0" w:color="auto"/>
            <w:right w:val="none" w:sz="0" w:space="0" w:color="auto"/>
          </w:divBdr>
        </w:div>
        <w:div w:id="285939136">
          <w:marLeft w:val="0"/>
          <w:marRight w:val="0"/>
          <w:marTop w:val="240"/>
          <w:marBottom w:val="240"/>
          <w:divBdr>
            <w:top w:val="none" w:sz="0" w:space="0" w:color="auto"/>
            <w:left w:val="none" w:sz="0" w:space="0" w:color="auto"/>
            <w:bottom w:val="none" w:sz="0" w:space="0" w:color="auto"/>
            <w:right w:val="none" w:sz="0" w:space="0" w:color="auto"/>
          </w:divBdr>
        </w:div>
        <w:div w:id="2060779554">
          <w:marLeft w:val="0"/>
          <w:marRight w:val="0"/>
          <w:marTop w:val="240"/>
          <w:marBottom w:val="240"/>
          <w:divBdr>
            <w:top w:val="none" w:sz="0" w:space="0" w:color="auto"/>
            <w:left w:val="none" w:sz="0" w:space="0" w:color="auto"/>
            <w:bottom w:val="none" w:sz="0" w:space="0" w:color="auto"/>
            <w:right w:val="none" w:sz="0" w:space="0" w:color="auto"/>
          </w:divBdr>
        </w:div>
        <w:div w:id="381176095">
          <w:marLeft w:val="0"/>
          <w:marRight w:val="0"/>
          <w:marTop w:val="240"/>
          <w:marBottom w:val="240"/>
          <w:divBdr>
            <w:top w:val="none" w:sz="0" w:space="0" w:color="auto"/>
            <w:left w:val="none" w:sz="0" w:space="0" w:color="auto"/>
            <w:bottom w:val="none" w:sz="0" w:space="0" w:color="auto"/>
            <w:right w:val="none" w:sz="0" w:space="0" w:color="auto"/>
          </w:divBdr>
        </w:div>
      </w:divsChild>
    </w:div>
    <w:div w:id="13477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116">
          <w:marLeft w:val="0"/>
          <w:marRight w:val="0"/>
          <w:marTop w:val="240"/>
          <w:marBottom w:val="240"/>
          <w:divBdr>
            <w:top w:val="none" w:sz="0" w:space="0" w:color="auto"/>
            <w:left w:val="none" w:sz="0" w:space="0" w:color="auto"/>
            <w:bottom w:val="none" w:sz="0" w:space="0" w:color="auto"/>
            <w:right w:val="none" w:sz="0" w:space="0" w:color="auto"/>
          </w:divBdr>
        </w:div>
      </w:divsChild>
    </w:div>
    <w:div w:id="1467118417">
      <w:bodyDiv w:val="1"/>
      <w:marLeft w:val="0"/>
      <w:marRight w:val="0"/>
      <w:marTop w:val="0"/>
      <w:marBottom w:val="0"/>
      <w:divBdr>
        <w:top w:val="none" w:sz="0" w:space="0" w:color="auto"/>
        <w:left w:val="none" w:sz="0" w:space="0" w:color="auto"/>
        <w:bottom w:val="none" w:sz="0" w:space="0" w:color="auto"/>
        <w:right w:val="none" w:sz="0" w:space="0" w:color="auto"/>
      </w:divBdr>
    </w:div>
    <w:div w:id="1470711736">
      <w:bodyDiv w:val="1"/>
      <w:marLeft w:val="0"/>
      <w:marRight w:val="0"/>
      <w:marTop w:val="0"/>
      <w:marBottom w:val="0"/>
      <w:divBdr>
        <w:top w:val="none" w:sz="0" w:space="0" w:color="auto"/>
        <w:left w:val="none" w:sz="0" w:space="0" w:color="auto"/>
        <w:bottom w:val="none" w:sz="0" w:space="0" w:color="auto"/>
        <w:right w:val="none" w:sz="0" w:space="0" w:color="auto"/>
      </w:divBdr>
      <w:divsChild>
        <w:div w:id="1316832604">
          <w:marLeft w:val="0"/>
          <w:marRight w:val="0"/>
          <w:marTop w:val="0"/>
          <w:marBottom w:val="0"/>
          <w:divBdr>
            <w:top w:val="none" w:sz="0" w:space="0" w:color="auto"/>
            <w:left w:val="none" w:sz="0" w:space="0" w:color="auto"/>
            <w:bottom w:val="none" w:sz="0" w:space="0" w:color="auto"/>
            <w:right w:val="none" w:sz="0" w:space="0" w:color="auto"/>
          </w:divBdr>
        </w:div>
        <w:div w:id="2118208676">
          <w:marLeft w:val="0"/>
          <w:marRight w:val="0"/>
          <w:marTop w:val="240"/>
          <w:marBottom w:val="240"/>
          <w:divBdr>
            <w:top w:val="none" w:sz="0" w:space="0" w:color="auto"/>
            <w:left w:val="none" w:sz="0" w:space="0" w:color="auto"/>
            <w:bottom w:val="none" w:sz="0" w:space="0" w:color="auto"/>
            <w:right w:val="none" w:sz="0" w:space="0" w:color="auto"/>
          </w:divBdr>
        </w:div>
        <w:div w:id="1499076447">
          <w:marLeft w:val="0"/>
          <w:marRight w:val="0"/>
          <w:marTop w:val="240"/>
          <w:marBottom w:val="240"/>
          <w:divBdr>
            <w:top w:val="none" w:sz="0" w:space="0" w:color="auto"/>
            <w:left w:val="none" w:sz="0" w:space="0" w:color="auto"/>
            <w:bottom w:val="none" w:sz="0" w:space="0" w:color="auto"/>
            <w:right w:val="none" w:sz="0" w:space="0" w:color="auto"/>
          </w:divBdr>
        </w:div>
        <w:div w:id="474227974">
          <w:marLeft w:val="0"/>
          <w:marRight w:val="0"/>
          <w:marTop w:val="240"/>
          <w:marBottom w:val="240"/>
          <w:divBdr>
            <w:top w:val="none" w:sz="0" w:space="0" w:color="auto"/>
            <w:left w:val="none" w:sz="0" w:space="0" w:color="auto"/>
            <w:bottom w:val="none" w:sz="0" w:space="0" w:color="auto"/>
            <w:right w:val="none" w:sz="0" w:space="0" w:color="auto"/>
          </w:divBdr>
        </w:div>
      </w:divsChild>
    </w:div>
    <w:div w:id="1576667884">
      <w:bodyDiv w:val="1"/>
      <w:marLeft w:val="0"/>
      <w:marRight w:val="0"/>
      <w:marTop w:val="0"/>
      <w:marBottom w:val="0"/>
      <w:divBdr>
        <w:top w:val="none" w:sz="0" w:space="0" w:color="auto"/>
        <w:left w:val="none" w:sz="0" w:space="0" w:color="auto"/>
        <w:bottom w:val="none" w:sz="0" w:space="0" w:color="auto"/>
        <w:right w:val="none" w:sz="0" w:space="0" w:color="auto"/>
      </w:divBdr>
    </w:div>
    <w:div w:id="1636064386">
      <w:bodyDiv w:val="1"/>
      <w:marLeft w:val="0"/>
      <w:marRight w:val="0"/>
      <w:marTop w:val="0"/>
      <w:marBottom w:val="0"/>
      <w:divBdr>
        <w:top w:val="none" w:sz="0" w:space="0" w:color="auto"/>
        <w:left w:val="none" w:sz="0" w:space="0" w:color="auto"/>
        <w:bottom w:val="none" w:sz="0" w:space="0" w:color="auto"/>
        <w:right w:val="none" w:sz="0" w:space="0" w:color="auto"/>
      </w:divBdr>
      <w:divsChild>
        <w:div w:id="422385398">
          <w:marLeft w:val="0"/>
          <w:marRight w:val="0"/>
          <w:marTop w:val="0"/>
          <w:marBottom w:val="0"/>
          <w:divBdr>
            <w:top w:val="none" w:sz="0" w:space="0" w:color="auto"/>
            <w:left w:val="none" w:sz="0" w:space="0" w:color="auto"/>
            <w:bottom w:val="none" w:sz="0" w:space="0" w:color="auto"/>
            <w:right w:val="none" w:sz="0" w:space="0" w:color="auto"/>
          </w:divBdr>
        </w:div>
      </w:divsChild>
    </w:div>
    <w:div w:id="1668902550">
      <w:bodyDiv w:val="1"/>
      <w:marLeft w:val="0"/>
      <w:marRight w:val="0"/>
      <w:marTop w:val="0"/>
      <w:marBottom w:val="0"/>
      <w:divBdr>
        <w:top w:val="none" w:sz="0" w:space="0" w:color="auto"/>
        <w:left w:val="none" w:sz="0" w:space="0" w:color="auto"/>
        <w:bottom w:val="none" w:sz="0" w:space="0" w:color="auto"/>
        <w:right w:val="none" w:sz="0" w:space="0" w:color="auto"/>
      </w:divBdr>
      <w:divsChild>
        <w:div w:id="1681154084">
          <w:marLeft w:val="0"/>
          <w:marRight w:val="0"/>
          <w:marTop w:val="240"/>
          <w:marBottom w:val="240"/>
          <w:divBdr>
            <w:top w:val="none" w:sz="0" w:space="0" w:color="auto"/>
            <w:left w:val="none" w:sz="0" w:space="0" w:color="auto"/>
            <w:bottom w:val="none" w:sz="0" w:space="0" w:color="auto"/>
            <w:right w:val="none" w:sz="0" w:space="0" w:color="auto"/>
          </w:divBdr>
        </w:div>
        <w:div w:id="1702516500">
          <w:marLeft w:val="0"/>
          <w:marRight w:val="0"/>
          <w:marTop w:val="0"/>
          <w:marBottom w:val="0"/>
          <w:divBdr>
            <w:top w:val="none" w:sz="0" w:space="0" w:color="auto"/>
            <w:left w:val="none" w:sz="0" w:space="0" w:color="auto"/>
            <w:bottom w:val="none" w:sz="0" w:space="0" w:color="auto"/>
            <w:right w:val="none" w:sz="0" w:space="0" w:color="auto"/>
          </w:divBdr>
        </w:div>
        <w:div w:id="647788951">
          <w:marLeft w:val="0"/>
          <w:marRight w:val="0"/>
          <w:marTop w:val="240"/>
          <w:marBottom w:val="240"/>
          <w:divBdr>
            <w:top w:val="none" w:sz="0" w:space="0" w:color="auto"/>
            <w:left w:val="none" w:sz="0" w:space="0" w:color="auto"/>
            <w:bottom w:val="none" w:sz="0" w:space="0" w:color="auto"/>
            <w:right w:val="none" w:sz="0" w:space="0" w:color="auto"/>
          </w:divBdr>
        </w:div>
        <w:div w:id="1119031787">
          <w:marLeft w:val="0"/>
          <w:marRight w:val="0"/>
          <w:marTop w:val="240"/>
          <w:marBottom w:val="240"/>
          <w:divBdr>
            <w:top w:val="none" w:sz="0" w:space="0" w:color="auto"/>
            <w:left w:val="none" w:sz="0" w:space="0" w:color="auto"/>
            <w:bottom w:val="none" w:sz="0" w:space="0" w:color="auto"/>
            <w:right w:val="none" w:sz="0" w:space="0" w:color="auto"/>
          </w:divBdr>
        </w:div>
        <w:div w:id="1862356130">
          <w:marLeft w:val="0"/>
          <w:marRight w:val="0"/>
          <w:marTop w:val="240"/>
          <w:marBottom w:val="240"/>
          <w:divBdr>
            <w:top w:val="none" w:sz="0" w:space="0" w:color="auto"/>
            <w:left w:val="none" w:sz="0" w:space="0" w:color="auto"/>
            <w:bottom w:val="none" w:sz="0" w:space="0" w:color="auto"/>
            <w:right w:val="none" w:sz="0" w:space="0" w:color="auto"/>
          </w:divBdr>
        </w:div>
        <w:div w:id="168717035">
          <w:marLeft w:val="0"/>
          <w:marRight w:val="0"/>
          <w:marTop w:val="0"/>
          <w:marBottom w:val="0"/>
          <w:divBdr>
            <w:top w:val="none" w:sz="0" w:space="0" w:color="auto"/>
            <w:left w:val="none" w:sz="0" w:space="0" w:color="auto"/>
            <w:bottom w:val="none" w:sz="0" w:space="0" w:color="auto"/>
            <w:right w:val="none" w:sz="0" w:space="0" w:color="auto"/>
          </w:divBdr>
        </w:div>
        <w:div w:id="720834509">
          <w:marLeft w:val="0"/>
          <w:marRight w:val="0"/>
          <w:marTop w:val="240"/>
          <w:marBottom w:val="240"/>
          <w:divBdr>
            <w:top w:val="none" w:sz="0" w:space="0" w:color="auto"/>
            <w:left w:val="none" w:sz="0" w:space="0" w:color="auto"/>
            <w:bottom w:val="none" w:sz="0" w:space="0" w:color="auto"/>
            <w:right w:val="none" w:sz="0" w:space="0" w:color="auto"/>
          </w:divBdr>
        </w:div>
        <w:div w:id="620723042">
          <w:marLeft w:val="0"/>
          <w:marRight w:val="0"/>
          <w:marTop w:val="240"/>
          <w:marBottom w:val="240"/>
          <w:divBdr>
            <w:top w:val="none" w:sz="0" w:space="0" w:color="auto"/>
            <w:left w:val="none" w:sz="0" w:space="0" w:color="auto"/>
            <w:bottom w:val="none" w:sz="0" w:space="0" w:color="auto"/>
            <w:right w:val="none" w:sz="0" w:space="0" w:color="auto"/>
          </w:divBdr>
        </w:div>
        <w:div w:id="363016195">
          <w:marLeft w:val="0"/>
          <w:marRight w:val="0"/>
          <w:marTop w:val="0"/>
          <w:marBottom w:val="0"/>
          <w:divBdr>
            <w:top w:val="none" w:sz="0" w:space="0" w:color="auto"/>
            <w:left w:val="none" w:sz="0" w:space="0" w:color="auto"/>
            <w:bottom w:val="none" w:sz="0" w:space="0" w:color="auto"/>
            <w:right w:val="none" w:sz="0" w:space="0" w:color="auto"/>
          </w:divBdr>
        </w:div>
        <w:div w:id="2054768622">
          <w:marLeft w:val="0"/>
          <w:marRight w:val="0"/>
          <w:marTop w:val="240"/>
          <w:marBottom w:val="240"/>
          <w:divBdr>
            <w:top w:val="none" w:sz="0" w:space="0" w:color="auto"/>
            <w:left w:val="none" w:sz="0" w:space="0" w:color="auto"/>
            <w:bottom w:val="none" w:sz="0" w:space="0" w:color="auto"/>
            <w:right w:val="none" w:sz="0" w:space="0" w:color="auto"/>
          </w:divBdr>
        </w:div>
        <w:div w:id="203953765">
          <w:marLeft w:val="0"/>
          <w:marRight w:val="0"/>
          <w:marTop w:val="0"/>
          <w:marBottom w:val="0"/>
          <w:divBdr>
            <w:top w:val="none" w:sz="0" w:space="0" w:color="auto"/>
            <w:left w:val="none" w:sz="0" w:space="0" w:color="auto"/>
            <w:bottom w:val="none" w:sz="0" w:space="0" w:color="auto"/>
            <w:right w:val="none" w:sz="0" w:space="0" w:color="auto"/>
          </w:divBdr>
        </w:div>
        <w:div w:id="164905455">
          <w:marLeft w:val="0"/>
          <w:marRight w:val="0"/>
          <w:marTop w:val="240"/>
          <w:marBottom w:val="240"/>
          <w:divBdr>
            <w:top w:val="none" w:sz="0" w:space="0" w:color="auto"/>
            <w:left w:val="none" w:sz="0" w:space="0" w:color="auto"/>
            <w:bottom w:val="none" w:sz="0" w:space="0" w:color="auto"/>
            <w:right w:val="none" w:sz="0" w:space="0" w:color="auto"/>
          </w:divBdr>
        </w:div>
        <w:div w:id="1997373387">
          <w:marLeft w:val="0"/>
          <w:marRight w:val="0"/>
          <w:marTop w:val="240"/>
          <w:marBottom w:val="240"/>
          <w:divBdr>
            <w:top w:val="none" w:sz="0" w:space="0" w:color="auto"/>
            <w:left w:val="none" w:sz="0" w:space="0" w:color="auto"/>
            <w:bottom w:val="none" w:sz="0" w:space="0" w:color="auto"/>
            <w:right w:val="none" w:sz="0" w:space="0" w:color="auto"/>
          </w:divBdr>
        </w:div>
        <w:div w:id="768234217">
          <w:marLeft w:val="0"/>
          <w:marRight w:val="0"/>
          <w:marTop w:val="240"/>
          <w:marBottom w:val="240"/>
          <w:divBdr>
            <w:top w:val="none" w:sz="0" w:space="0" w:color="auto"/>
            <w:left w:val="none" w:sz="0" w:space="0" w:color="auto"/>
            <w:bottom w:val="none" w:sz="0" w:space="0" w:color="auto"/>
            <w:right w:val="none" w:sz="0" w:space="0" w:color="auto"/>
          </w:divBdr>
        </w:div>
        <w:div w:id="1658609457">
          <w:marLeft w:val="0"/>
          <w:marRight w:val="0"/>
          <w:marTop w:val="240"/>
          <w:marBottom w:val="240"/>
          <w:divBdr>
            <w:top w:val="none" w:sz="0" w:space="0" w:color="auto"/>
            <w:left w:val="none" w:sz="0" w:space="0" w:color="auto"/>
            <w:bottom w:val="none" w:sz="0" w:space="0" w:color="auto"/>
            <w:right w:val="none" w:sz="0" w:space="0" w:color="auto"/>
          </w:divBdr>
        </w:div>
        <w:div w:id="1813398992">
          <w:marLeft w:val="0"/>
          <w:marRight w:val="0"/>
          <w:marTop w:val="240"/>
          <w:marBottom w:val="240"/>
          <w:divBdr>
            <w:top w:val="none" w:sz="0" w:space="0" w:color="auto"/>
            <w:left w:val="none" w:sz="0" w:space="0" w:color="auto"/>
            <w:bottom w:val="none" w:sz="0" w:space="0" w:color="auto"/>
            <w:right w:val="none" w:sz="0" w:space="0" w:color="auto"/>
          </w:divBdr>
        </w:div>
        <w:div w:id="1413157020">
          <w:marLeft w:val="0"/>
          <w:marRight w:val="0"/>
          <w:marTop w:val="240"/>
          <w:marBottom w:val="240"/>
          <w:divBdr>
            <w:top w:val="none" w:sz="0" w:space="0" w:color="auto"/>
            <w:left w:val="none" w:sz="0" w:space="0" w:color="auto"/>
            <w:bottom w:val="none" w:sz="0" w:space="0" w:color="auto"/>
            <w:right w:val="none" w:sz="0" w:space="0" w:color="auto"/>
          </w:divBdr>
        </w:div>
        <w:div w:id="1044791418">
          <w:marLeft w:val="0"/>
          <w:marRight w:val="0"/>
          <w:marTop w:val="240"/>
          <w:marBottom w:val="240"/>
          <w:divBdr>
            <w:top w:val="none" w:sz="0" w:space="0" w:color="auto"/>
            <w:left w:val="none" w:sz="0" w:space="0" w:color="auto"/>
            <w:bottom w:val="none" w:sz="0" w:space="0" w:color="auto"/>
            <w:right w:val="none" w:sz="0" w:space="0" w:color="auto"/>
          </w:divBdr>
        </w:div>
        <w:div w:id="551766421">
          <w:marLeft w:val="0"/>
          <w:marRight w:val="0"/>
          <w:marTop w:val="0"/>
          <w:marBottom w:val="0"/>
          <w:divBdr>
            <w:top w:val="none" w:sz="0" w:space="0" w:color="auto"/>
            <w:left w:val="none" w:sz="0" w:space="0" w:color="auto"/>
            <w:bottom w:val="none" w:sz="0" w:space="0" w:color="auto"/>
            <w:right w:val="none" w:sz="0" w:space="0" w:color="auto"/>
          </w:divBdr>
        </w:div>
        <w:div w:id="1230461265">
          <w:marLeft w:val="0"/>
          <w:marRight w:val="0"/>
          <w:marTop w:val="240"/>
          <w:marBottom w:val="240"/>
          <w:divBdr>
            <w:top w:val="none" w:sz="0" w:space="0" w:color="auto"/>
            <w:left w:val="none" w:sz="0" w:space="0" w:color="auto"/>
            <w:bottom w:val="none" w:sz="0" w:space="0" w:color="auto"/>
            <w:right w:val="none" w:sz="0" w:space="0" w:color="auto"/>
          </w:divBdr>
        </w:div>
        <w:div w:id="673656221">
          <w:marLeft w:val="0"/>
          <w:marRight w:val="0"/>
          <w:marTop w:val="240"/>
          <w:marBottom w:val="240"/>
          <w:divBdr>
            <w:top w:val="none" w:sz="0" w:space="0" w:color="auto"/>
            <w:left w:val="none" w:sz="0" w:space="0" w:color="auto"/>
            <w:bottom w:val="none" w:sz="0" w:space="0" w:color="auto"/>
            <w:right w:val="none" w:sz="0" w:space="0" w:color="auto"/>
          </w:divBdr>
        </w:div>
        <w:div w:id="1921713888">
          <w:marLeft w:val="0"/>
          <w:marRight w:val="0"/>
          <w:marTop w:val="240"/>
          <w:marBottom w:val="240"/>
          <w:divBdr>
            <w:top w:val="none" w:sz="0" w:space="0" w:color="auto"/>
            <w:left w:val="none" w:sz="0" w:space="0" w:color="auto"/>
            <w:bottom w:val="none" w:sz="0" w:space="0" w:color="auto"/>
            <w:right w:val="none" w:sz="0" w:space="0" w:color="auto"/>
          </w:divBdr>
        </w:div>
        <w:div w:id="1002464423">
          <w:marLeft w:val="0"/>
          <w:marRight w:val="0"/>
          <w:marTop w:val="0"/>
          <w:marBottom w:val="0"/>
          <w:divBdr>
            <w:top w:val="none" w:sz="0" w:space="0" w:color="auto"/>
            <w:left w:val="none" w:sz="0" w:space="0" w:color="auto"/>
            <w:bottom w:val="none" w:sz="0" w:space="0" w:color="auto"/>
            <w:right w:val="none" w:sz="0" w:space="0" w:color="auto"/>
          </w:divBdr>
        </w:div>
        <w:div w:id="95177662">
          <w:marLeft w:val="0"/>
          <w:marRight w:val="0"/>
          <w:marTop w:val="240"/>
          <w:marBottom w:val="240"/>
          <w:divBdr>
            <w:top w:val="none" w:sz="0" w:space="0" w:color="auto"/>
            <w:left w:val="none" w:sz="0" w:space="0" w:color="auto"/>
            <w:bottom w:val="none" w:sz="0" w:space="0" w:color="auto"/>
            <w:right w:val="none" w:sz="0" w:space="0" w:color="auto"/>
          </w:divBdr>
        </w:div>
        <w:div w:id="1459180227">
          <w:marLeft w:val="0"/>
          <w:marRight w:val="0"/>
          <w:marTop w:val="240"/>
          <w:marBottom w:val="240"/>
          <w:divBdr>
            <w:top w:val="none" w:sz="0" w:space="0" w:color="auto"/>
            <w:left w:val="none" w:sz="0" w:space="0" w:color="auto"/>
            <w:bottom w:val="none" w:sz="0" w:space="0" w:color="auto"/>
            <w:right w:val="none" w:sz="0" w:space="0" w:color="auto"/>
          </w:divBdr>
        </w:div>
        <w:div w:id="477259929">
          <w:marLeft w:val="0"/>
          <w:marRight w:val="0"/>
          <w:marTop w:val="240"/>
          <w:marBottom w:val="240"/>
          <w:divBdr>
            <w:top w:val="none" w:sz="0" w:space="0" w:color="auto"/>
            <w:left w:val="none" w:sz="0" w:space="0" w:color="auto"/>
            <w:bottom w:val="none" w:sz="0" w:space="0" w:color="auto"/>
            <w:right w:val="none" w:sz="0" w:space="0" w:color="auto"/>
          </w:divBdr>
        </w:div>
        <w:div w:id="1793743050">
          <w:marLeft w:val="0"/>
          <w:marRight w:val="0"/>
          <w:marTop w:val="240"/>
          <w:marBottom w:val="240"/>
          <w:divBdr>
            <w:top w:val="none" w:sz="0" w:space="0" w:color="auto"/>
            <w:left w:val="none" w:sz="0" w:space="0" w:color="auto"/>
            <w:bottom w:val="none" w:sz="0" w:space="0" w:color="auto"/>
            <w:right w:val="none" w:sz="0" w:space="0" w:color="auto"/>
          </w:divBdr>
        </w:div>
        <w:div w:id="1447506789">
          <w:marLeft w:val="0"/>
          <w:marRight w:val="0"/>
          <w:marTop w:val="240"/>
          <w:marBottom w:val="240"/>
          <w:divBdr>
            <w:top w:val="none" w:sz="0" w:space="0" w:color="auto"/>
            <w:left w:val="none" w:sz="0" w:space="0" w:color="auto"/>
            <w:bottom w:val="none" w:sz="0" w:space="0" w:color="auto"/>
            <w:right w:val="none" w:sz="0" w:space="0" w:color="auto"/>
          </w:divBdr>
        </w:div>
        <w:div w:id="772289365">
          <w:marLeft w:val="0"/>
          <w:marRight w:val="0"/>
          <w:marTop w:val="240"/>
          <w:marBottom w:val="240"/>
          <w:divBdr>
            <w:top w:val="none" w:sz="0" w:space="0" w:color="auto"/>
            <w:left w:val="none" w:sz="0" w:space="0" w:color="auto"/>
            <w:bottom w:val="none" w:sz="0" w:space="0" w:color="auto"/>
            <w:right w:val="none" w:sz="0" w:space="0" w:color="auto"/>
          </w:divBdr>
        </w:div>
        <w:div w:id="1379088180">
          <w:marLeft w:val="0"/>
          <w:marRight w:val="0"/>
          <w:marTop w:val="0"/>
          <w:marBottom w:val="0"/>
          <w:divBdr>
            <w:top w:val="none" w:sz="0" w:space="0" w:color="auto"/>
            <w:left w:val="none" w:sz="0" w:space="0" w:color="auto"/>
            <w:bottom w:val="none" w:sz="0" w:space="0" w:color="auto"/>
            <w:right w:val="none" w:sz="0" w:space="0" w:color="auto"/>
          </w:divBdr>
        </w:div>
        <w:div w:id="1355382130">
          <w:marLeft w:val="0"/>
          <w:marRight w:val="0"/>
          <w:marTop w:val="0"/>
          <w:marBottom w:val="0"/>
          <w:divBdr>
            <w:top w:val="none" w:sz="0" w:space="0" w:color="auto"/>
            <w:left w:val="none" w:sz="0" w:space="0" w:color="auto"/>
            <w:bottom w:val="none" w:sz="0" w:space="0" w:color="auto"/>
            <w:right w:val="none" w:sz="0" w:space="0" w:color="auto"/>
          </w:divBdr>
        </w:div>
        <w:div w:id="921455467">
          <w:marLeft w:val="0"/>
          <w:marRight w:val="0"/>
          <w:marTop w:val="0"/>
          <w:marBottom w:val="0"/>
          <w:divBdr>
            <w:top w:val="none" w:sz="0" w:space="0" w:color="auto"/>
            <w:left w:val="none" w:sz="0" w:space="0" w:color="auto"/>
            <w:bottom w:val="none" w:sz="0" w:space="0" w:color="auto"/>
            <w:right w:val="none" w:sz="0" w:space="0" w:color="auto"/>
          </w:divBdr>
        </w:div>
      </w:divsChild>
    </w:div>
    <w:div w:id="1738819845">
      <w:bodyDiv w:val="1"/>
      <w:marLeft w:val="0"/>
      <w:marRight w:val="0"/>
      <w:marTop w:val="0"/>
      <w:marBottom w:val="0"/>
      <w:divBdr>
        <w:top w:val="none" w:sz="0" w:space="0" w:color="auto"/>
        <w:left w:val="none" w:sz="0" w:space="0" w:color="auto"/>
        <w:bottom w:val="none" w:sz="0" w:space="0" w:color="auto"/>
        <w:right w:val="none" w:sz="0" w:space="0" w:color="auto"/>
      </w:divBdr>
      <w:divsChild>
        <w:div w:id="367144543">
          <w:marLeft w:val="0"/>
          <w:marRight w:val="0"/>
          <w:marTop w:val="240"/>
          <w:marBottom w:val="240"/>
          <w:divBdr>
            <w:top w:val="none" w:sz="0" w:space="0" w:color="auto"/>
            <w:left w:val="none" w:sz="0" w:space="0" w:color="auto"/>
            <w:bottom w:val="none" w:sz="0" w:space="0" w:color="auto"/>
            <w:right w:val="none" w:sz="0" w:space="0" w:color="auto"/>
          </w:divBdr>
        </w:div>
        <w:div w:id="2082409329">
          <w:marLeft w:val="0"/>
          <w:marRight w:val="0"/>
          <w:marTop w:val="240"/>
          <w:marBottom w:val="240"/>
          <w:divBdr>
            <w:top w:val="none" w:sz="0" w:space="0" w:color="auto"/>
            <w:left w:val="none" w:sz="0" w:space="0" w:color="auto"/>
            <w:bottom w:val="none" w:sz="0" w:space="0" w:color="auto"/>
            <w:right w:val="none" w:sz="0" w:space="0" w:color="auto"/>
          </w:divBdr>
        </w:div>
        <w:div w:id="131292189">
          <w:marLeft w:val="0"/>
          <w:marRight w:val="0"/>
          <w:marTop w:val="240"/>
          <w:marBottom w:val="240"/>
          <w:divBdr>
            <w:top w:val="none" w:sz="0" w:space="0" w:color="auto"/>
            <w:left w:val="none" w:sz="0" w:space="0" w:color="auto"/>
            <w:bottom w:val="none" w:sz="0" w:space="0" w:color="auto"/>
            <w:right w:val="none" w:sz="0" w:space="0" w:color="auto"/>
          </w:divBdr>
        </w:div>
      </w:divsChild>
    </w:div>
    <w:div w:id="1968928667">
      <w:bodyDiv w:val="1"/>
      <w:marLeft w:val="0"/>
      <w:marRight w:val="0"/>
      <w:marTop w:val="0"/>
      <w:marBottom w:val="0"/>
      <w:divBdr>
        <w:top w:val="none" w:sz="0" w:space="0" w:color="auto"/>
        <w:left w:val="none" w:sz="0" w:space="0" w:color="auto"/>
        <w:bottom w:val="none" w:sz="0" w:space="0" w:color="auto"/>
        <w:right w:val="none" w:sz="0" w:space="0" w:color="auto"/>
      </w:divBdr>
    </w:div>
    <w:div w:id="2043509123">
      <w:bodyDiv w:val="1"/>
      <w:marLeft w:val="0"/>
      <w:marRight w:val="0"/>
      <w:marTop w:val="0"/>
      <w:marBottom w:val="0"/>
      <w:divBdr>
        <w:top w:val="none" w:sz="0" w:space="0" w:color="auto"/>
        <w:left w:val="none" w:sz="0" w:space="0" w:color="auto"/>
        <w:bottom w:val="none" w:sz="0" w:space="0" w:color="auto"/>
        <w:right w:val="none" w:sz="0" w:space="0" w:color="auto"/>
      </w:divBdr>
      <w:divsChild>
        <w:div w:id="1969316324">
          <w:marLeft w:val="0"/>
          <w:marRight w:val="0"/>
          <w:marTop w:val="0"/>
          <w:marBottom w:val="0"/>
          <w:divBdr>
            <w:top w:val="none" w:sz="0" w:space="0" w:color="auto"/>
            <w:left w:val="none" w:sz="0" w:space="0" w:color="auto"/>
            <w:bottom w:val="none" w:sz="0" w:space="0" w:color="auto"/>
            <w:right w:val="none" w:sz="0" w:space="0" w:color="auto"/>
          </w:divBdr>
        </w:div>
        <w:div w:id="166671782">
          <w:marLeft w:val="0"/>
          <w:marRight w:val="0"/>
          <w:marTop w:val="240"/>
          <w:marBottom w:val="240"/>
          <w:divBdr>
            <w:top w:val="none" w:sz="0" w:space="0" w:color="auto"/>
            <w:left w:val="none" w:sz="0" w:space="0" w:color="auto"/>
            <w:bottom w:val="none" w:sz="0" w:space="0" w:color="auto"/>
            <w:right w:val="none" w:sz="0" w:space="0" w:color="auto"/>
          </w:divBdr>
        </w:div>
        <w:div w:id="888801830">
          <w:marLeft w:val="0"/>
          <w:marRight w:val="0"/>
          <w:marTop w:val="240"/>
          <w:marBottom w:val="240"/>
          <w:divBdr>
            <w:top w:val="none" w:sz="0" w:space="0" w:color="auto"/>
            <w:left w:val="none" w:sz="0" w:space="0" w:color="auto"/>
            <w:bottom w:val="none" w:sz="0" w:space="0" w:color="auto"/>
            <w:right w:val="none" w:sz="0" w:space="0" w:color="auto"/>
          </w:divBdr>
        </w:div>
        <w:div w:id="152563362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2118</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2</cp:revision>
  <cp:lastPrinted>2025-03-21T23:30:00Z</cp:lastPrinted>
  <dcterms:created xsi:type="dcterms:W3CDTF">2025-03-21T23:33:00Z</dcterms:created>
  <dcterms:modified xsi:type="dcterms:W3CDTF">2025-03-21T23:33:00Z</dcterms:modified>
</cp:coreProperties>
</file>