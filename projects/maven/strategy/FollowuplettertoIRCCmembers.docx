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1B2D" w14:textId="77777777" w:rsidR="002E0768" w:rsidRPr="00004ED9" w:rsidRDefault="002E0768" w:rsidP="002E0768">
      <w:pPr>
        <w:rPr>
          <w:b/>
          <w:bCs/>
        </w:rPr>
      </w:pPr>
      <w:r w:rsidRPr="00004ED9">
        <w:rPr>
          <w:b/>
          <w:bCs/>
        </w:rPr>
        <w:t xml:space="preserve">To </w:t>
      </w:r>
      <w:r w:rsidR="00004ED9">
        <w:rPr>
          <w:b/>
          <w:bCs/>
        </w:rPr>
        <w:t>O</w:t>
      </w:r>
      <w:r w:rsidRPr="00004ED9">
        <w:rPr>
          <w:b/>
          <w:bCs/>
        </w:rPr>
        <w:t xml:space="preserve">ur </w:t>
      </w:r>
      <w:r w:rsidR="00004ED9">
        <w:rPr>
          <w:b/>
          <w:bCs/>
        </w:rPr>
        <w:t>A</w:t>
      </w:r>
      <w:r w:rsidRPr="00004ED9">
        <w:rPr>
          <w:b/>
          <w:bCs/>
        </w:rPr>
        <w:t xml:space="preserve">mazing </w:t>
      </w:r>
      <w:r w:rsidR="00004ED9">
        <w:rPr>
          <w:b/>
          <w:bCs/>
        </w:rPr>
        <w:t>I</w:t>
      </w:r>
      <w:r w:rsidRPr="00004ED9">
        <w:rPr>
          <w:b/>
          <w:bCs/>
        </w:rPr>
        <w:t xml:space="preserve">ndie </w:t>
      </w:r>
      <w:r w:rsidR="00004ED9">
        <w:rPr>
          <w:b/>
          <w:bCs/>
        </w:rPr>
        <w:t>R</w:t>
      </w:r>
      <w:r w:rsidRPr="00004ED9">
        <w:rPr>
          <w:b/>
          <w:bCs/>
        </w:rPr>
        <w:t>etailers,</w:t>
      </w:r>
    </w:p>
    <w:p w14:paraId="76CE798B" w14:textId="77777777" w:rsidR="002E0768" w:rsidRDefault="002E0768" w:rsidP="002E0768"/>
    <w:p w14:paraId="6A19AE6C" w14:textId="77777777" w:rsidR="002E0768" w:rsidRDefault="002E0768" w:rsidP="002E0768">
      <w:r>
        <w:t>First off, a heartfelt thank you to those who’ve jumped in already—your support has us grinning ear to ear. For those we’ve already chatted with or</w:t>
      </w:r>
      <w:r w:rsidR="00004ED9">
        <w:t xml:space="preserve"> didn’t connect with</w:t>
      </w:r>
      <w:r>
        <w:t xml:space="preserve">, we’re back with a little nudge and a whole lot of gratitude. </w:t>
      </w:r>
      <w:r w:rsidRPr="00004ED9">
        <w:rPr>
          <w:b/>
          <w:bCs/>
        </w:rPr>
        <w:t>Freedom Cannabis isn’t going anywhere</w:t>
      </w:r>
      <w:r>
        <w:t>—rumors be gone! As a mid-size Alberta producer, we feel a real kinship with you, and we’re all in to work together, do good, and give back with open hearts.</w:t>
      </w:r>
    </w:p>
    <w:p w14:paraId="764558D9" w14:textId="77777777" w:rsidR="002E0768" w:rsidRDefault="002E0768" w:rsidP="002E0768"/>
    <w:p w14:paraId="5D6E6116" w14:textId="77777777" w:rsidR="002E0768" w:rsidRPr="002E0768" w:rsidRDefault="002E0768" w:rsidP="002E0768">
      <w:pPr>
        <w:rPr>
          <w:b/>
          <w:bCs/>
        </w:rPr>
      </w:pPr>
      <w:r w:rsidRPr="002E0768">
        <w:rPr>
          <w:b/>
          <w:bCs/>
        </w:rPr>
        <w:t>Where We Stand: A Quick Update</w:t>
      </w:r>
    </w:p>
    <w:p w14:paraId="6E8F6454" w14:textId="77777777" w:rsidR="002E0768" w:rsidRDefault="002E0768" w:rsidP="002E0768"/>
    <w:p w14:paraId="0E08D478" w14:textId="77777777" w:rsidR="002E0768" w:rsidRDefault="002E0768" w:rsidP="002E0768">
      <w:r>
        <w:rPr>
          <w:rFonts w:ascii="Apple Color Emoji" w:hAnsi="Apple Color Emoji" w:cs="Apple Color Emoji"/>
        </w:rPr>
        <w:t>🔹</w:t>
      </w:r>
      <w:r>
        <w:t xml:space="preserve"> In August 2024, we kicked off a CCAA restructuring </w:t>
      </w:r>
      <w:r w:rsidR="00004ED9">
        <w:t xml:space="preserve">plan </w:t>
      </w:r>
      <w:r>
        <w:t xml:space="preserve">to </w:t>
      </w:r>
      <w:r w:rsidR="00004ED9">
        <w:t>re-</w:t>
      </w:r>
      <w:r>
        <w:t>set our</w:t>
      </w:r>
      <w:r w:rsidR="00004ED9">
        <w:t xml:space="preserve"> operations</w:t>
      </w:r>
      <w:r>
        <w:t>.</w:t>
      </w:r>
    </w:p>
    <w:p w14:paraId="03CBAD14" w14:textId="77777777" w:rsidR="002E0768" w:rsidRDefault="002E0768" w:rsidP="002E0768">
      <w:r>
        <w:rPr>
          <w:rFonts w:ascii="Apple Color Emoji" w:hAnsi="Apple Color Emoji" w:cs="Apple Color Emoji"/>
        </w:rPr>
        <w:t>🔹</w:t>
      </w:r>
      <w:r>
        <w:t xml:space="preserve"> </w:t>
      </w:r>
      <w:r w:rsidR="00004ED9">
        <w:t>Recently</w:t>
      </w:r>
      <w:r>
        <w:t>, our plan got the green light—</w:t>
      </w:r>
      <w:r w:rsidRPr="002E0768">
        <w:rPr>
          <w:b/>
          <w:bCs/>
        </w:rPr>
        <w:t>we’re here for the long haul.</w:t>
      </w:r>
    </w:p>
    <w:p w14:paraId="37BB958F" w14:textId="1F3D0EA6" w:rsidR="002E0768" w:rsidRDefault="002E0768" w:rsidP="002E0768">
      <w:pPr>
        <w:rPr>
          <w:ins w:id="0" w:author="Tim Latimer" w:date="2025-03-13T12:52:00Z" w16du:dateUtc="2025-03-13T18:52:00Z"/>
        </w:rPr>
      </w:pPr>
      <w:r>
        <w:rPr>
          <w:rFonts w:ascii="Apple Color Emoji" w:hAnsi="Apple Color Emoji" w:cs="Apple Color Emoji"/>
        </w:rPr>
        <w:t>🔹</w:t>
      </w:r>
      <w:r>
        <w:t xml:space="preserve"> With you alongside, we’re stepping forward, humble and hopeful.</w:t>
      </w:r>
      <w:ins w:id="1" w:author="Tim Latimer" w:date="2025-03-13T12:52:00Z" w16du:dateUtc="2025-03-13T18:52:00Z">
        <w:r w:rsidR="00465080">
          <w:t xml:space="preserve"> </w:t>
        </w:r>
      </w:ins>
    </w:p>
    <w:p w14:paraId="1FD5D2D0" w14:textId="088DE269" w:rsidR="00465080" w:rsidRDefault="00465080" w:rsidP="00465080">
      <w:pPr>
        <w:pStyle w:val="ListParagraph"/>
        <w:numPr>
          <w:ilvl w:val="0"/>
          <w:numId w:val="1"/>
        </w:numPr>
        <w:pPrChange w:id="2" w:author="Tim Latimer" w:date="2025-03-13T12:52:00Z" w16du:dateUtc="2025-03-13T18:52:00Z">
          <w:pPr/>
        </w:pPrChange>
      </w:pPr>
      <w:ins w:id="3" w:author="Tim Latimer" w:date="2025-03-13T12:53:00Z" w16du:dateUtc="2025-03-13T18:53:00Z">
        <w:r>
          <w:t>And just this week in fact just yesterday we made significant advances with the landlord. Was critical to our stalking horse bid. It truly looks like the Freedom Train is coming out of the station</w:t>
        </w:r>
      </w:ins>
    </w:p>
    <w:p w14:paraId="326558C1" w14:textId="77777777" w:rsidR="002E0768" w:rsidRDefault="002E0768" w:rsidP="002E0768"/>
    <w:p w14:paraId="750ABABA" w14:textId="77777777" w:rsidR="002E0768" w:rsidRPr="002E0768" w:rsidRDefault="002E0768" w:rsidP="002E0768">
      <w:pPr>
        <w:rPr>
          <w:b/>
          <w:bCs/>
        </w:rPr>
      </w:pPr>
      <w:r w:rsidRPr="002E0768">
        <w:rPr>
          <w:b/>
          <w:bCs/>
        </w:rPr>
        <w:t>How You Can Help: Exclusive Overstock Deals</w:t>
      </w:r>
      <w:r w:rsidR="00004ED9">
        <w:rPr>
          <w:b/>
          <w:bCs/>
        </w:rPr>
        <w:t>!</w:t>
      </w:r>
    </w:p>
    <w:p w14:paraId="37AA70E0" w14:textId="77777777" w:rsidR="002E0768" w:rsidRDefault="002E0768" w:rsidP="002E0768"/>
    <w:p w14:paraId="20B90C3B" w14:textId="64541AC5" w:rsidR="002E0768" w:rsidRDefault="00465080" w:rsidP="002E0768">
      <w:ins w:id="4" w:author="Tim Latimer" w:date="2025-03-13T12:53:00Z" w16du:dateUtc="2025-03-13T18:53:00Z">
        <w:r>
          <w:t xml:space="preserve">Just a reminder of our </w:t>
        </w:r>
        <w:proofErr w:type="gramStart"/>
        <w:r>
          <w:t>blunder .</w:t>
        </w:r>
        <w:proofErr w:type="gramEnd"/>
        <w:r>
          <w:t xml:space="preserve"> </w:t>
        </w:r>
      </w:ins>
      <w:r w:rsidR="002E0768">
        <w:t xml:space="preserve">Last fall we got a bit eager and ended up with $1.2M in premium </w:t>
      </w:r>
      <w:r w:rsidR="00004ED9">
        <w:t xml:space="preserve">inventory sitting </w:t>
      </w:r>
      <w:r w:rsidR="002E0768">
        <w:t>in provincial warehouses. Now</w:t>
      </w:r>
      <w:r w:rsidR="00004ED9">
        <w:t>,</w:t>
      </w:r>
      <w:r w:rsidR="002E0768">
        <w:t xml:space="preserve"> we need your support </w:t>
      </w:r>
      <w:r w:rsidR="00004ED9">
        <w:t xml:space="preserve">to </w:t>
      </w:r>
      <w:r w:rsidR="002E0768">
        <w:t xml:space="preserve">clear </w:t>
      </w:r>
      <w:r w:rsidR="00004ED9">
        <w:t xml:space="preserve">out </w:t>
      </w:r>
      <w:r w:rsidR="002E0768">
        <w:t>th</w:t>
      </w:r>
      <w:r w:rsidR="00004ED9">
        <w:t>e</w:t>
      </w:r>
      <w:r w:rsidR="002E0768">
        <w:t xml:space="preserve"> inventory </w:t>
      </w:r>
      <w:r w:rsidR="00004ED9">
        <w:t>and roll out our exciting new product offerings- (Puffers Paradise anyone?) So, here’s our humble pitch.</w:t>
      </w:r>
    </w:p>
    <w:p w14:paraId="7616F884" w14:textId="77777777" w:rsidR="002E0768" w:rsidRDefault="002E0768" w:rsidP="002E0768"/>
    <w:p w14:paraId="6A48CBEC" w14:textId="77777777" w:rsidR="002E0768" w:rsidRDefault="002E0768" w:rsidP="002E0768">
      <w:r>
        <w:rPr>
          <w:rFonts w:ascii="Apple Color Emoji" w:hAnsi="Apple Color Emoji" w:cs="Apple Color Emoji"/>
        </w:rPr>
        <w:t>🔥</w:t>
      </w:r>
      <w:r>
        <w:t xml:space="preserve"> Up to 50% off top-tier products</w:t>
      </w:r>
    </w:p>
    <w:p w14:paraId="05C41333" w14:textId="77777777" w:rsidR="002E0768" w:rsidRDefault="002E0768" w:rsidP="002E0768">
      <w:r>
        <w:rPr>
          <w:rFonts w:ascii="Apple Color Emoji" w:hAnsi="Apple Color Emoji" w:cs="Apple Color Emoji"/>
        </w:rPr>
        <w:t>📆</w:t>
      </w:r>
      <w:r>
        <w:t xml:space="preserve"> ASAP vibes—An order today would be golden</w:t>
      </w:r>
    </w:p>
    <w:p w14:paraId="4E2145AC" w14:textId="77777777" w:rsidR="002E0768" w:rsidRDefault="002E0768" w:rsidP="002E0768">
      <w:r>
        <w:rPr>
          <w:rFonts w:ascii="Apple Color Emoji" w:hAnsi="Apple Color Emoji" w:cs="Apple Color Emoji"/>
        </w:rPr>
        <w:t>✅</w:t>
      </w:r>
      <w:r>
        <w:t xml:space="preserve"> Our guarantee to your customers: "Surprise &amp; Delight or We’ll Make It Right" </w:t>
      </w:r>
    </w:p>
    <w:p w14:paraId="6D7AAF86" w14:textId="77777777" w:rsidR="002E0768" w:rsidRDefault="002E0768" w:rsidP="002E0768"/>
    <w:p w14:paraId="16AC91EE" w14:textId="77777777" w:rsidR="002E0768" w:rsidRDefault="002E0768" w:rsidP="002E0768">
      <w:r>
        <w:t>The discounted product list is attached—</w:t>
      </w:r>
      <w:r w:rsidR="00004ED9">
        <w:t xml:space="preserve">Any and </w:t>
      </w:r>
      <w:r>
        <w:t xml:space="preserve">every order, big or small, lifts us up. Can’t swing it? No sweat—we’re just thankful </w:t>
      </w:r>
      <w:r w:rsidR="00004ED9">
        <w:t>to be part of this great Alberta industry</w:t>
      </w:r>
      <w:r>
        <w:t>.</w:t>
      </w:r>
    </w:p>
    <w:p w14:paraId="756720D0" w14:textId="030BD319" w:rsidR="002E0768" w:rsidRDefault="00465080" w:rsidP="00465080">
      <w:pPr>
        <w:pStyle w:val="ListParagraph"/>
        <w:numPr>
          <w:ilvl w:val="0"/>
          <w:numId w:val="1"/>
        </w:numPr>
        <w:pPrChange w:id="5" w:author="Tim Latimer" w:date="2025-03-13T12:55:00Z" w16du:dateUtc="2025-03-13T18:55:00Z">
          <w:pPr/>
        </w:pPrChange>
      </w:pPr>
      <w:ins w:id="6" w:author="Tim Latimer" w:date="2025-03-13T12:56:00Z" w16du:dateUtc="2025-03-13T18:56:00Z">
        <w:r>
          <w:t xml:space="preserve">We also need to share that many of you ordered on Monday and Tuesday and even today and tomorrow will be more orders. Thank you thankful for your genuine response. We can’t tell you how much has been ordered because the system </w:t>
        </w:r>
        <w:proofErr w:type="gramStart"/>
        <w:r>
          <w:t>lags behind</w:t>
        </w:r>
        <w:proofErr w:type="gramEnd"/>
        <w:r>
          <w:t xml:space="preserve"> by over 10 days before we really know the impact that your efforts have had. But rest assured once we hear we’ll feed you back just how much of the overfilled tub we’ve been able to drain. </w:t>
        </w:r>
      </w:ins>
      <w:ins w:id="7" w:author="Tim Latimer" w:date="2025-03-13T12:57:00Z" w16du:dateUtc="2025-03-13T18:57:00Z">
        <w:r>
          <w:t>We see this as our journey so transparency is going to be important.</w:t>
        </w:r>
      </w:ins>
    </w:p>
    <w:p w14:paraId="1062C519" w14:textId="77777777" w:rsidR="002E0768" w:rsidRDefault="002E0768" w:rsidP="002E0768">
      <w:r>
        <w:t xml:space="preserve">If you have questions </w:t>
      </w:r>
      <w:r w:rsidR="00004ED9">
        <w:t xml:space="preserve">or suggestions </w:t>
      </w:r>
      <w:r>
        <w:t xml:space="preserve">about anything </w:t>
      </w:r>
      <w:r w:rsidR="00004ED9">
        <w:t xml:space="preserve">related to this </w:t>
      </w:r>
      <w:proofErr w:type="gramStart"/>
      <w:r w:rsidR="00004ED9">
        <w:t>request</w:t>
      </w:r>
      <w:proofErr w:type="gramEnd"/>
      <w:r w:rsidR="00004ED9">
        <w:t xml:space="preserve"> </w:t>
      </w:r>
      <w:r>
        <w:t>please call</w:t>
      </w:r>
      <w:r w:rsidR="00004ED9">
        <w:t>:</w:t>
      </w:r>
      <w:r>
        <w:t xml:space="preserve"> </w:t>
      </w:r>
    </w:p>
    <w:p w14:paraId="38301B89" w14:textId="77777777" w:rsidR="002E0768" w:rsidRDefault="002E0768" w:rsidP="002E0768"/>
    <w:p w14:paraId="289D2D3D" w14:textId="77777777" w:rsidR="002E0768" w:rsidRDefault="002E0768" w:rsidP="002E0768">
      <w:r>
        <w:rPr>
          <w:rFonts w:ascii="Apple Color Emoji" w:hAnsi="Apple Color Emoji" w:cs="Apple Color Emoji"/>
        </w:rPr>
        <w:t>📞</w:t>
      </w:r>
      <w:r>
        <w:t xml:space="preserve"> John Frank Potestio (CEO): 780-498-1960</w:t>
      </w:r>
    </w:p>
    <w:p w14:paraId="30DD482A" w14:textId="77777777" w:rsidR="002E0768" w:rsidRDefault="002E0768" w:rsidP="002E0768">
      <w:r>
        <w:rPr>
          <w:rFonts w:ascii="Apple Color Emoji" w:hAnsi="Apple Color Emoji" w:cs="Apple Color Emoji"/>
        </w:rPr>
        <w:t>📞</w:t>
      </w:r>
      <w:r>
        <w:t xml:space="preserve"> Scott Sinclair: 780-722-2566</w:t>
      </w:r>
    </w:p>
    <w:p w14:paraId="34264648" w14:textId="77777777" w:rsidR="002E0768" w:rsidRDefault="002E0768" w:rsidP="002E0768">
      <w:r>
        <w:rPr>
          <w:rFonts w:ascii="Apple Color Emoji" w:hAnsi="Apple Color Emoji" w:cs="Apple Color Emoji"/>
        </w:rPr>
        <w:t>📞</w:t>
      </w:r>
      <w:r>
        <w:t xml:space="preserve"> Marissa Garneau: 780-906-2318</w:t>
      </w:r>
    </w:p>
    <w:p w14:paraId="3B62F586" w14:textId="77777777" w:rsidR="002E0768" w:rsidRDefault="002E0768" w:rsidP="002E0768">
      <w:r>
        <w:rPr>
          <w:rFonts w:ascii="Apple Color Emoji" w:hAnsi="Apple Color Emoji" w:cs="Apple Color Emoji"/>
        </w:rPr>
        <w:t>📞</w:t>
      </w:r>
      <w:r>
        <w:t xml:space="preserve"> Bryan Gibb: 403-970-8829</w:t>
      </w:r>
    </w:p>
    <w:p w14:paraId="5E71E673" w14:textId="77777777" w:rsidR="002E0768" w:rsidRDefault="002E0768" w:rsidP="002E0768"/>
    <w:p w14:paraId="52A2C2A3" w14:textId="77777777" w:rsidR="002E0768" w:rsidRDefault="002E0768" w:rsidP="002E0768">
      <w:r>
        <w:t>We’re dreaming big—to be a</w:t>
      </w:r>
      <w:r w:rsidR="003D3A4F">
        <w:t xml:space="preserve"> trusted</w:t>
      </w:r>
      <w:r>
        <w:t xml:space="preserve"> love brand across North America that</w:t>
      </w:r>
      <w:r w:rsidR="003D3A4F">
        <w:t xml:space="preserve"> cannabis lover’s </w:t>
      </w:r>
      <w:r>
        <w:t xml:space="preserve">cheer for. </w:t>
      </w:r>
      <w:r w:rsidR="003D3A4F">
        <w:t>Together</w:t>
      </w:r>
      <w:r>
        <w:t xml:space="preserve">, we’re building something special, step by step, with </w:t>
      </w:r>
      <w:r w:rsidR="003D3A4F">
        <w:t xml:space="preserve">an attitude of </w:t>
      </w:r>
      <w:r>
        <w:t>gratitude leading the way.</w:t>
      </w:r>
    </w:p>
    <w:p w14:paraId="4911C087" w14:textId="77777777" w:rsidR="002E0768" w:rsidRDefault="002E0768" w:rsidP="002E0768"/>
    <w:p w14:paraId="4913E8AA" w14:textId="77777777" w:rsidR="002E0768" w:rsidRDefault="002E0768" w:rsidP="002E0768">
      <w:r>
        <w:rPr>
          <w:rFonts w:ascii="Apple Color Emoji" w:hAnsi="Apple Color Emoji" w:cs="Apple Color Emoji"/>
        </w:rPr>
        <w:t>💚</w:t>
      </w:r>
      <w:r>
        <w:t xml:space="preserve"> You mean </w:t>
      </w:r>
      <w:r w:rsidR="003D3A4F">
        <w:t xml:space="preserve">the world </w:t>
      </w:r>
      <w:r>
        <w:t>to us—thanks for being in our corner.</w:t>
      </w:r>
    </w:p>
    <w:p w14:paraId="1BD191A2" w14:textId="036CA3A1" w:rsidR="002E0768" w:rsidRDefault="00465080" w:rsidP="002E0768">
      <w:ins w:id="8" w:author="Tim Latimer" w:date="2025-03-13T12:54:00Z" w16du:dateUtc="2025-03-13T18:54:00Z">
        <w:r>
          <w:t xml:space="preserve">- </w:t>
        </w:r>
      </w:ins>
      <w:ins w:id="9" w:author="Tim Latimer" w:date="2025-03-13T12:55:00Z" w16du:dateUtc="2025-03-13T18:55:00Z">
        <w:r>
          <w:t xml:space="preserve">And Justice to find a word if you can speak well of us to your neighbor or fellow </w:t>
        </w:r>
        <w:proofErr w:type="gramStart"/>
        <w:r>
          <w:t>budtender</w:t>
        </w:r>
        <w:proofErr w:type="gramEnd"/>
        <w:r>
          <w:t xml:space="preserve"> we’d be grateful we’d love them to join us on this journey and order some of this overstock also. </w:t>
        </w:r>
      </w:ins>
    </w:p>
    <w:p w14:paraId="51CCBF74" w14:textId="77777777" w:rsidR="00F21B48" w:rsidRDefault="002E0768" w:rsidP="002E0768">
      <w:r>
        <w:t>- The Freedom Cannabis Team</w:t>
      </w:r>
    </w:p>
    <w:sectPr w:rsidR="00F21B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ple Color Emoji">
    <w:altName w:val="Calibr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60B96"/>
    <w:multiLevelType w:val="hybridMultilevel"/>
    <w:tmpl w:val="C7B4E850"/>
    <w:lvl w:ilvl="0" w:tplc="8806D13E">
      <w:start w:val="1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962443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 Latimer">
    <w15:presenceInfo w15:providerId="AD" w15:userId="S::tim@businessasaforceforgood.ca::a58b7d9a-211b-4014-8f8a-501978bda4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768"/>
    <w:rsid w:val="00004ED9"/>
    <w:rsid w:val="002A365D"/>
    <w:rsid w:val="002E0768"/>
    <w:rsid w:val="003D3A4F"/>
    <w:rsid w:val="00465080"/>
    <w:rsid w:val="005408C3"/>
    <w:rsid w:val="007560B5"/>
    <w:rsid w:val="009706FB"/>
    <w:rsid w:val="00A15EFE"/>
    <w:rsid w:val="00A70AB0"/>
    <w:rsid w:val="00C16193"/>
    <w:rsid w:val="00F21B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21F0188"/>
  <w15:chartTrackingRefBased/>
  <w15:docId w15:val="{97A154F8-52A5-7D4F-B5F0-78D9DB5F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465080"/>
  </w:style>
  <w:style w:type="paragraph" w:styleId="ListParagraph">
    <w:name w:val="List Paragraph"/>
    <w:basedOn w:val="Normal"/>
    <w:uiPriority w:val="34"/>
    <w:qFormat/>
    <w:rsid w:val="004650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Shields</dc:creator>
  <cp:keywords/>
  <dc:description/>
  <cp:lastModifiedBy>Rob Shields</cp:lastModifiedBy>
  <cp:revision>1</cp:revision>
  <dcterms:created xsi:type="dcterms:W3CDTF">2025-03-13T18:21:00Z</dcterms:created>
  <dcterms:modified xsi:type="dcterms:W3CDTF">2025-03-13T18:45:00Z</dcterms:modified>
</cp:coreProperties>
</file>