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0E28A" w14:textId="77777777" w:rsidR="004A5B3E" w:rsidRPr="00000A38" w:rsidRDefault="004A5B3E" w:rsidP="004A5B3E">
      <w:pPr>
        <w:spacing w:after="0"/>
        <w:jc w:val="center"/>
        <w:rPr>
          <w:rFonts w:ascii="Arial" w:hAnsi="Arial" w:cs="Arial"/>
          <w:b/>
        </w:rPr>
      </w:pPr>
      <w:r w:rsidRPr="00000A38">
        <w:rPr>
          <w:rFonts w:ascii="Arial" w:hAnsi="Arial" w:cs="Arial"/>
          <w:b/>
        </w:rPr>
        <w:t xml:space="preserve">LICENCE TO OCCUPY </w:t>
      </w:r>
    </w:p>
    <w:p w14:paraId="790F9515" w14:textId="77777777" w:rsidR="004A5B3E" w:rsidRPr="00194E09" w:rsidRDefault="004A5B3E" w:rsidP="004A5B3E">
      <w:pPr>
        <w:spacing w:after="0"/>
        <w:jc w:val="center"/>
        <w:rPr>
          <w:rFonts w:ascii="Arial" w:hAnsi="Arial"/>
        </w:rPr>
      </w:pPr>
    </w:p>
    <w:p w14:paraId="65D7355F" w14:textId="7F30584B" w:rsidR="004A5B3E" w:rsidRPr="00194E09" w:rsidRDefault="004A5B3E" w:rsidP="004A5B3E">
      <w:pPr>
        <w:spacing w:after="0"/>
        <w:rPr>
          <w:rFonts w:ascii="Arial" w:hAnsi="Arial"/>
        </w:rPr>
      </w:pPr>
      <w:r w:rsidRPr="00194E09">
        <w:rPr>
          <w:rFonts w:ascii="Arial" w:hAnsi="Arial"/>
        </w:rPr>
        <w:t xml:space="preserve">THIS AGREEMENT made effective the </w:t>
      </w:r>
      <w:r w:rsidR="002764A8">
        <w:rPr>
          <w:rFonts w:ascii="Arial" w:hAnsi="Arial"/>
        </w:rPr>
        <w:t>4</w:t>
      </w:r>
      <w:r w:rsidRPr="00194E09">
        <w:rPr>
          <w:rFonts w:ascii="Arial" w:hAnsi="Arial"/>
          <w:vertAlign w:val="superscript"/>
        </w:rPr>
        <w:t>th</w:t>
      </w:r>
      <w:r w:rsidRPr="00194E09">
        <w:rPr>
          <w:rFonts w:ascii="Arial" w:hAnsi="Arial"/>
        </w:rPr>
        <w:t xml:space="preserve"> day of </w:t>
      </w:r>
      <w:r w:rsidR="002764A8">
        <w:rPr>
          <w:rFonts w:ascii="Arial" w:hAnsi="Arial"/>
        </w:rPr>
        <w:t>December</w:t>
      </w:r>
      <w:r w:rsidRPr="00194E09">
        <w:rPr>
          <w:rFonts w:ascii="Arial" w:hAnsi="Arial"/>
        </w:rPr>
        <w:t>, A.D. 2024</w:t>
      </w:r>
    </w:p>
    <w:p w14:paraId="0C276956" w14:textId="77777777" w:rsidR="004A5B3E" w:rsidRPr="00194E09" w:rsidRDefault="004A5B3E" w:rsidP="004A5B3E">
      <w:pPr>
        <w:spacing w:after="0"/>
        <w:rPr>
          <w:rFonts w:ascii="Arial" w:hAnsi="Arial"/>
        </w:rPr>
      </w:pPr>
    </w:p>
    <w:p w14:paraId="5F00CA54" w14:textId="77777777" w:rsidR="004A5B3E" w:rsidRPr="00194E09" w:rsidRDefault="004A5B3E" w:rsidP="004A5B3E">
      <w:pPr>
        <w:spacing w:after="0"/>
        <w:rPr>
          <w:rFonts w:ascii="Arial" w:hAnsi="Arial"/>
        </w:rPr>
      </w:pPr>
      <w:r w:rsidRPr="00194E09">
        <w:rPr>
          <w:rFonts w:ascii="Arial" w:hAnsi="Arial"/>
        </w:rPr>
        <w:t>BETWEEN:</w:t>
      </w:r>
    </w:p>
    <w:p w14:paraId="3C5EDA4C" w14:textId="77777777" w:rsidR="004A5B3E" w:rsidRPr="00194E09" w:rsidRDefault="004A5B3E" w:rsidP="004A5B3E">
      <w:pPr>
        <w:spacing w:after="0"/>
        <w:rPr>
          <w:rFonts w:ascii="Arial" w:hAnsi="Arial"/>
        </w:rPr>
      </w:pPr>
    </w:p>
    <w:p w14:paraId="1DE97106" w14:textId="7EC7931A" w:rsidR="004A5B3E" w:rsidRPr="00194E09" w:rsidRDefault="002764A8" w:rsidP="004A5B3E">
      <w:pPr>
        <w:spacing w:after="0"/>
        <w:jc w:val="center"/>
        <w:rPr>
          <w:rFonts w:ascii="Arial" w:hAnsi="Arial"/>
        </w:rPr>
      </w:pPr>
      <w:r w:rsidRPr="002764A8">
        <w:rPr>
          <w:rFonts w:ascii="Arial" w:hAnsi="Arial"/>
        </w:rPr>
        <w:t>BZAM CANNABIS CORP.</w:t>
      </w:r>
    </w:p>
    <w:p w14:paraId="1FA1BDBC" w14:textId="77777777" w:rsidR="004A5B3E" w:rsidRPr="00194E09" w:rsidRDefault="004A5B3E" w:rsidP="004A5B3E">
      <w:pPr>
        <w:spacing w:after="0"/>
        <w:jc w:val="center"/>
        <w:rPr>
          <w:rFonts w:ascii="Arial" w:hAnsi="Arial"/>
        </w:rPr>
      </w:pPr>
      <w:r w:rsidRPr="00194E09">
        <w:rPr>
          <w:rFonts w:ascii="Arial" w:hAnsi="Arial"/>
        </w:rPr>
        <w:t>(hereinafter referred to as “the Vendor”)</w:t>
      </w:r>
    </w:p>
    <w:p w14:paraId="1AF8A4E0" w14:textId="77777777" w:rsidR="004A5B3E" w:rsidRPr="00194E09" w:rsidRDefault="004A5B3E" w:rsidP="004A5B3E">
      <w:pPr>
        <w:spacing w:after="0"/>
        <w:rPr>
          <w:rFonts w:ascii="Arial" w:hAnsi="Arial"/>
        </w:rPr>
      </w:pPr>
    </w:p>
    <w:p w14:paraId="4FD9D51B" w14:textId="77777777" w:rsidR="004A5B3E" w:rsidRPr="00194E09" w:rsidRDefault="004A5B3E" w:rsidP="004A5B3E">
      <w:pPr>
        <w:spacing w:after="0"/>
        <w:jc w:val="center"/>
        <w:rPr>
          <w:rFonts w:ascii="Arial" w:hAnsi="Arial"/>
        </w:rPr>
      </w:pPr>
      <w:r w:rsidRPr="00194E09">
        <w:rPr>
          <w:rFonts w:ascii="Arial" w:hAnsi="Arial"/>
        </w:rPr>
        <w:t>-and-</w:t>
      </w:r>
    </w:p>
    <w:p w14:paraId="72D13B55" w14:textId="77777777" w:rsidR="004A5B3E" w:rsidRPr="00194E09" w:rsidRDefault="004A5B3E" w:rsidP="004A5B3E">
      <w:pPr>
        <w:pStyle w:val="ListParagraph"/>
        <w:spacing w:after="0"/>
        <w:jc w:val="center"/>
        <w:rPr>
          <w:rFonts w:ascii="Arial" w:hAnsi="Arial"/>
        </w:rPr>
      </w:pPr>
    </w:p>
    <w:p w14:paraId="5FDE1381" w14:textId="7494EBB1" w:rsidR="004A5B3E" w:rsidRPr="00194E09" w:rsidRDefault="002764A8" w:rsidP="004A5B3E">
      <w:pPr>
        <w:spacing w:after="0"/>
        <w:jc w:val="center"/>
        <w:rPr>
          <w:rFonts w:ascii="Arial" w:hAnsi="Arial"/>
        </w:rPr>
      </w:pPr>
      <w:r w:rsidRPr="002764A8">
        <w:rPr>
          <w:rFonts w:ascii="Arial" w:hAnsi="Arial"/>
        </w:rPr>
        <w:t>JL LEGACY LTD. AND/OR NOMINEE</w:t>
      </w:r>
    </w:p>
    <w:p w14:paraId="659F1DCB" w14:textId="77777777" w:rsidR="004A5B3E" w:rsidRPr="00194E09" w:rsidRDefault="004A5B3E" w:rsidP="004A5B3E">
      <w:pPr>
        <w:spacing w:after="0"/>
        <w:jc w:val="center"/>
        <w:rPr>
          <w:rFonts w:ascii="Arial" w:hAnsi="Arial"/>
        </w:rPr>
      </w:pPr>
      <w:r w:rsidRPr="00194E09">
        <w:rPr>
          <w:rFonts w:ascii="Arial" w:hAnsi="Arial"/>
        </w:rPr>
        <w:t>(hereinafter referred to as “the Purchaser”)</w:t>
      </w:r>
    </w:p>
    <w:p w14:paraId="2446DE19" w14:textId="77777777" w:rsidR="004A5B3E" w:rsidRPr="00194E09" w:rsidRDefault="004A5B3E" w:rsidP="004A5B3E">
      <w:pPr>
        <w:pStyle w:val="ListParagraph"/>
        <w:spacing w:after="0"/>
        <w:jc w:val="center"/>
        <w:rPr>
          <w:rFonts w:ascii="Arial" w:hAnsi="Arial"/>
        </w:rPr>
      </w:pP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p>
    <w:p w14:paraId="4DC32765" w14:textId="77777777" w:rsidR="004A5B3E" w:rsidRPr="00194E09" w:rsidRDefault="004A5B3E" w:rsidP="004A5B3E">
      <w:pPr>
        <w:pStyle w:val="ListParagraph"/>
        <w:numPr>
          <w:ilvl w:val="0"/>
          <w:numId w:val="1"/>
        </w:numPr>
        <w:spacing w:after="120"/>
        <w:jc w:val="both"/>
        <w:rPr>
          <w:rFonts w:ascii="Arial" w:hAnsi="Arial"/>
        </w:rPr>
      </w:pPr>
      <w:r w:rsidRPr="00194E09">
        <w:rPr>
          <w:rFonts w:ascii="Arial" w:hAnsi="Arial"/>
        </w:rPr>
        <w:t>WHEREAS the Vendor is the registered owner of the Property legally described as follows:</w:t>
      </w:r>
    </w:p>
    <w:p w14:paraId="52CB1E04" w14:textId="77777777" w:rsidR="004A5B3E" w:rsidRPr="00194E09" w:rsidRDefault="004A5B3E" w:rsidP="004A5B3E">
      <w:pPr>
        <w:pStyle w:val="ListParagraph"/>
        <w:spacing w:after="120"/>
        <w:ind w:left="1080"/>
        <w:jc w:val="both"/>
        <w:rPr>
          <w:rFonts w:ascii="Arial" w:hAnsi="Arial"/>
        </w:rPr>
      </w:pPr>
    </w:p>
    <w:p w14:paraId="3EC43B12"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PLAN 8720213</w:t>
      </w:r>
    </w:p>
    <w:p w14:paraId="091AE846"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BLOCK 5</w:t>
      </w:r>
    </w:p>
    <w:p w14:paraId="684D8AE3"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LOT 4</w:t>
      </w:r>
    </w:p>
    <w:p w14:paraId="01D60EEB"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EXCEPTING THEREOUT ALL MINES AND MINERALS</w:t>
      </w:r>
    </w:p>
    <w:p w14:paraId="0C0708CB"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AREA: 2.02 HECTARES (5 ACRES) MORE OR LESS</w:t>
      </w:r>
    </w:p>
    <w:p w14:paraId="04E908CD"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ESTATE: FEE SIMPLE</w:t>
      </w:r>
    </w:p>
    <w:p w14:paraId="7B035BA7" w14:textId="77777777" w:rsidR="002764A8" w:rsidRPr="002764A8" w:rsidRDefault="002764A8" w:rsidP="002764A8">
      <w:pPr>
        <w:pStyle w:val="ListParagraph"/>
        <w:spacing w:after="120"/>
        <w:ind w:left="1080"/>
        <w:rPr>
          <w:rFonts w:ascii="Arial" w:hAnsi="Arial"/>
          <w:lang w:val="en-US"/>
        </w:rPr>
      </w:pPr>
      <w:r w:rsidRPr="002764A8">
        <w:rPr>
          <w:rFonts w:ascii="Arial" w:hAnsi="Arial"/>
          <w:lang w:val="en-US"/>
        </w:rPr>
        <w:t>ATS REFERENCE: 4;23;52;</w:t>
      </w:r>
      <w:proofErr w:type="gramStart"/>
      <w:r w:rsidRPr="002764A8">
        <w:rPr>
          <w:rFonts w:ascii="Arial" w:hAnsi="Arial"/>
          <w:lang w:val="en-US"/>
        </w:rPr>
        <w:t>30;NE</w:t>
      </w:r>
      <w:proofErr w:type="gramEnd"/>
    </w:p>
    <w:p w14:paraId="25069A54" w14:textId="4AE019A5" w:rsidR="004A5B3E" w:rsidRPr="00194E09" w:rsidRDefault="002764A8" w:rsidP="002764A8">
      <w:pPr>
        <w:pStyle w:val="ListParagraph"/>
        <w:spacing w:after="120"/>
        <w:ind w:left="1080"/>
        <w:rPr>
          <w:rFonts w:ascii="Arial" w:hAnsi="Arial"/>
          <w:lang w:val="en-US"/>
        </w:rPr>
      </w:pPr>
      <w:r w:rsidRPr="002764A8">
        <w:rPr>
          <w:rFonts w:ascii="Arial" w:hAnsi="Arial"/>
          <w:lang w:val="en-US"/>
        </w:rPr>
        <w:t>MUNICIPALITY: STRATHCONA COUNTY (SHERWOOD PARK)</w:t>
      </w:r>
    </w:p>
    <w:p w14:paraId="095B60A3" w14:textId="77777777" w:rsidR="004A5B3E" w:rsidRPr="00194E09" w:rsidRDefault="004A5B3E" w:rsidP="004A5B3E">
      <w:pPr>
        <w:pStyle w:val="ListParagraph"/>
        <w:spacing w:after="120"/>
        <w:ind w:left="1080"/>
        <w:rPr>
          <w:rFonts w:ascii="Arial" w:hAnsi="Arial"/>
          <w:lang w:val="en-US"/>
        </w:rPr>
      </w:pPr>
    </w:p>
    <w:p w14:paraId="1196F1B5" w14:textId="77777777" w:rsidR="004A5B3E" w:rsidRPr="00194E09" w:rsidRDefault="004A5B3E" w:rsidP="004A5B3E">
      <w:pPr>
        <w:pStyle w:val="ListParagraph"/>
        <w:spacing w:after="120"/>
        <w:ind w:left="1080"/>
        <w:jc w:val="both"/>
        <w:rPr>
          <w:rFonts w:ascii="Arial" w:hAnsi="Arial"/>
        </w:rPr>
      </w:pPr>
      <w:r w:rsidRPr="00194E09">
        <w:rPr>
          <w:rFonts w:ascii="Arial" w:hAnsi="Arial"/>
        </w:rPr>
        <w:t>(</w:t>
      </w:r>
      <w:proofErr w:type="gramStart"/>
      <w:r w:rsidRPr="00194E09">
        <w:rPr>
          <w:rFonts w:ascii="Arial" w:hAnsi="Arial"/>
        </w:rPr>
        <w:t>which</w:t>
      </w:r>
      <w:proofErr w:type="gramEnd"/>
      <w:r w:rsidRPr="00194E09">
        <w:rPr>
          <w:rFonts w:ascii="Arial" w:hAnsi="Arial"/>
        </w:rPr>
        <w:t xml:space="preserve"> lands and all improvements now or hereafter situate thereon is hereinafter referred to as the “Property</w:t>
      </w:r>
      <w:r w:rsidRPr="00000A38">
        <w:rPr>
          <w:rFonts w:ascii="Arial" w:hAnsi="Arial" w:cs="Arial"/>
        </w:rPr>
        <w:t>”);</w:t>
      </w:r>
    </w:p>
    <w:p w14:paraId="66C371D6" w14:textId="77777777" w:rsidR="004A5B3E" w:rsidRPr="00194E09" w:rsidRDefault="004A5B3E" w:rsidP="004A5B3E">
      <w:pPr>
        <w:pStyle w:val="ListParagraph"/>
        <w:spacing w:after="120"/>
        <w:ind w:left="1080"/>
        <w:jc w:val="both"/>
        <w:rPr>
          <w:rFonts w:ascii="Arial" w:hAnsi="Arial"/>
        </w:rPr>
      </w:pPr>
    </w:p>
    <w:p w14:paraId="72F30AB6" w14:textId="06056C85" w:rsidR="004A5B3E" w:rsidRDefault="004A5B3E" w:rsidP="004A5B3E">
      <w:pPr>
        <w:pStyle w:val="ListParagraph"/>
        <w:numPr>
          <w:ilvl w:val="0"/>
          <w:numId w:val="1"/>
        </w:numPr>
        <w:spacing w:after="120"/>
        <w:jc w:val="both"/>
        <w:rPr>
          <w:rFonts w:ascii="Arial" w:hAnsi="Arial" w:cs="Arial"/>
        </w:rPr>
      </w:pPr>
      <w:r w:rsidRPr="00194E09">
        <w:rPr>
          <w:rFonts w:ascii="Arial" w:hAnsi="Arial"/>
        </w:rPr>
        <w:t xml:space="preserve">WHEREAS the Vendor and the Purchaser have entered into an agreement for </w:t>
      </w:r>
      <w:r w:rsidR="00BC447A">
        <w:rPr>
          <w:rFonts w:ascii="Arial" w:hAnsi="Arial"/>
        </w:rPr>
        <w:t xml:space="preserve">the </w:t>
      </w:r>
      <w:r w:rsidRPr="00194E09">
        <w:rPr>
          <w:rFonts w:ascii="Arial" w:hAnsi="Arial"/>
        </w:rPr>
        <w:t xml:space="preserve">sale and purchase of the Property as more specifically set out in the Offer to </w:t>
      </w:r>
      <w:r w:rsidR="005379CB" w:rsidRPr="00194E09">
        <w:rPr>
          <w:rFonts w:ascii="Arial" w:hAnsi="Arial"/>
        </w:rPr>
        <w:t>Purchase</w:t>
      </w:r>
      <w:r w:rsidR="002764A8">
        <w:rPr>
          <w:rFonts w:ascii="Arial" w:hAnsi="Arial"/>
        </w:rPr>
        <w:t>, and various amending agreements,</w:t>
      </w:r>
      <w:r w:rsidR="005379CB" w:rsidRPr="00194E09">
        <w:rPr>
          <w:rFonts w:ascii="Arial" w:hAnsi="Arial"/>
        </w:rPr>
        <w:t xml:space="preserve"> attached</w:t>
      </w:r>
      <w:r w:rsidRPr="00194E09">
        <w:rPr>
          <w:rFonts w:ascii="Arial" w:hAnsi="Arial"/>
        </w:rPr>
        <w:t xml:space="preserve"> hereto and marked Schedule “A” (herein referred to as the “Offer</w:t>
      </w:r>
      <w:r w:rsidRPr="00000A38">
        <w:rPr>
          <w:rFonts w:ascii="Arial" w:hAnsi="Arial" w:cs="Arial"/>
        </w:rPr>
        <w:t>”</w:t>
      </w:r>
      <w:proofErr w:type="gramStart"/>
      <w:r w:rsidRPr="00000A38">
        <w:rPr>
          <w:rFonts w:ascii="Arial" w:hAnsi="Arial" w:cs="Arial"/>
        </w:rPr>
        <w:t>)</w:t>
      </w:r>
      <w:r>
        <w:rPr>
          <w:rFonts w:ascii="Arial" w:hAnsi="Arial" w:cs="Arial"/>
        </w:rPr>
        <w:t>;</w:t>
      </w:r>
      <w:proofErr w:type="gramEnd"/>
    </w:p>
    <w:p w14:paraId="70EEDE80" w14:textId="77777777" w:rsidR="004A5B3E" w:rsidRPr="00194E09" w:rsidRDefault="004A5B3E" w:rsidP="004A5B3E">
      <w:pPr>
        <w:pStyle w:val="ListParagraph"/>
        <w:spacing w:after="120"/>
        <w:ind w:left="360"/>
        <w:jc w:val="both"/>
        <w:rPr>
          <w:rFonts w:ascii="Arial" w:hAnsi="Arial"/>
        </w:rPr>
      </w:pPr>
    </w:p>
    <w:p w14:paraId="16DAD468" w14:textId="5A53691A" w:rsidR="004A5B3E" w:rsidRPr="00194E09" w:rsidRDefault="004A5B3E" w:rsidP="004A5B3E">
      <w:pPr>
        <w:pStyle w:val="ListParagraph"/>
        <w:numPr>
          <w:ilvl w:val="0"/>
          <w:numId w:val="1"/>
        </w:numPr>
        <w:spacing w:after="120"/>
        <w:jc w:val="both"/>
        <w:rPr>
          <w:rFonts w:ascii="Arial" w:hAnsi="Arial"/>
        </w:rPr>
      </w:pPr>
      <w:r w:rsidRPr="00194E09">
        <w:rPr>
          <w:rFonts w:ascii="Arial" w:hAnsi="Arial"/>
        </w:rPr>
        <w:t xml:space="preserve">AND WHEREAS the Vendor is agreeable to the Purchaser doing so on the terms and conditions hereinafter set </w:t>
      </w:r>
      <w:proofErr w:type="gramStart"/>
      <w:r w:rsidRPr="00194E09">
        <w:rPr>
          <w:rFonts w:ascii="Arial" w:hAnsi="Arial"/>
        </w:rPr>
        <w:t>out;</w:t>
      </w:r>
      <w:proofErr w:type="gramEnd"/>
    </w:p>
    <w:p w14:paraId="64134FA7" w14:textId="2EB9375E" w:rsidR="004A5B3E" w:rsidRPr="00194E09" w:rsidRDefault="004A5B3E" w:rsidP="004A5B3E">
      <w:pPr>
        <w:spacing w:after="120"/>
        <w:jc w:val="both"/>
        <w:rPr>
          <w:rFonts w:ascii="Arial" w:hAnsi="Arial"/>
        </w:rPr>
      </w:pPr>
      <w:r w:rsidRPr="00194E09">
        <w:rPr>
          <w:rFonts w:ascii="Arial" w:hAnsi="Arial"/>
        </w:rPr>
        <w:t xml:space="preserve">NOW THEREFORE WITNESSETH that in consideration of the Vendor </w:t>
      </w:r>
      <w:r w:rsidR="004C7007">
        <w:rPr>
          <w:rFonts w:ascii="Arial" w:hAnsi="Arial"/>
        </w:rPr>
        <w:t xml:space="preserve">granting this limited Licence to Occupy </w:t>
      </w:r>
      <w:r w:rsidRPr="00194E09">
        <w:rPr>
          <w:rFonts w:ascii="Arial" w:hAnsi="Arial"/>
        </w:rPr>
        <w:t>the Property and for other good and valuable consideration, the Purchaser and Vendor acknowledge and agree as follows:</w:t>
      </w:r>
    </w:p>
    <w:p w14:paraId="53E3AA82" w14:textId="77777777" w:rsidR="004A5B3E" w:rsidRPr="00000A38" w:rsidRDefault="004A5B3E" w:rsidP="004A5B3E">
      <w:pPr>
        <w:spacing w:after="120"/>
        <w:jc w:val="both"/>
        <w:rPr>
          <w:rFonts w:ascii="Arial" w:hAnsi="Arial" w:cs="Arial"/>
        </w:rPr>
      </w:pPr>
    </w:p>
    <w:p w14:paraId="60112C32" w14:textId="77777777" w:rsidR="004A5B3E" w:rsidRPr="00194E09" w:rsidRDefault="004A5B3E" w:rsidP="004A5B3E">
      <w:pPr>
        <w:spacing w:after="120"/>
        <w:jc w:val="both"/>
        <w:rPr>
          <w:rFonts w:ascii="Arial" w:hAnsi="Arial"/>
        </w:rPr>
      </w:pPr>
      <w:r w:rsidRPr="00194E09">
        <w:rPr>
          <w:rFonts w:ascii="Arial" w:hAnsi="Arial"/>
          <w:u w:val="single"/>
        </w:rPr>
        <w:t>OCCUPATION PENDING CLOSING</w:t>
      </w:r>
    </w:p>
    <w:p w14:paraId="0DD95462" w14:textId="77777777" w:rsidR="004A5B3E" w:rsidRPr="00194E09" w:rsidRDefault="004A5B3E" w:rsidP="004A5B3E">
      <w:pPr>
        <w:pStyle w:val="ListParagraph"/>
        <w:numPr>
          <w:ilvl w:val="0"/>
          <w:numId w:val="4"/>
        </w:numPr>
        <w:spacing w:after="120"/>
        <w:jc w:val="both"/>
        <w:rPr>
          <w:rFonts w:ascii="Arial" w:hAnsi="Arial"/>
        </w:rPr>
      </w:pPr>
      <w:r w:rsidRPr="00194E09">
        <w:rPr>
          <w:rFonts w:ascii="Arial" w:hAnsi="Arial"/>
        </w:rPr>
        <w:t>The Purchaser covenants and agrees as follows:</w:t>
      </w:r>
    </w:p>
    <w:p w14:paraId="6586DB63" w14:textId="77777777" w:rsidR="004A5B3E" w:rsidRPr="00194E09" w:rsidRDefault="004A5B3E" w:rsidP="004A5B3E">
      <w:pPr>
        <w:pStyle w:val="ListParagraph"/>
        <w:spacing w:after="120"/>
        <w:ind w:left="1080"/>
        <w:jc w:val="both"/>
        <w:rPr>
          <w:rFonts w:ascii="Arial" w:hAnsi="Arial"/>
        </w:rPr>
      </w:pPr>
    </w:p>
    <w:p w14:paraId="019B501E" w14:textId="550453BD" w:rsidR="004A5B3E" w:rsidRPr="00194E09" w:rsidRDefault="004A5B3E" w:rsidP="004A5B3E">
      <w:pPr>
        <w:pStyle w:val="ListParagraph"/>
        <w:numPr>
          <w:ilvl w:val="0"/>
          <w:numId w:val="2"/>
        </w:numPr>
        <w:spacing w:after="120"/>
        <w:jc w:val="both"/>
        <w:rPr>
          <w:rFonts w:ascii="Arial" w:hAnsi="Arial"/>
        </w:rPr>
      </w:pPr>
      <w:r w:rsidRPr="00194E09">
        <w:rPr>
          <w:rFonts w:ascii="Arial" w:hAnsi="Arial"/>
        </w:rPr>
        <w:t xml:space="preserve">It acknowledges that it is </w:t>
      </w:r>
      <w:r w:rsidRPr="00000A38">
        <w:rPr>
          <w:rFonts w:ascii="Arial" w:hAnsi="Arial" w:cs="Arial"/>
        </w:rPr>
        <w:t>entering onto</w:t>
      </w:r>
      <w:r w:rsidRPr="00194E09">
        <w:rPr>
          <w:rFonts w:ascii="Arial" w:hAnsi="Arial"/>
        </w:rPr>
        <w:t xml:space="preserve"> the Property not as Purchaser, but solely as a </w:t>
      </w:r>
      <w:r w:rsidRPr="00000A38">
        <w:rPr>
          <w:rFonts w:ascii="Arial" w:hAnsi="Arial" w:cs="Arial"/>
        </w:rPr>
        <w:t>licenced occupant pursuant to this</w:t>
      </w:r>
      <w:r w:rsidR="004C7007">
        <w:rPr>
          <w:rFonts w:ascii="Arial" w:hAnsi="Arial" w:cs="Arial"/>
        </w:rPr>
        <w:t xml:space="preserve"> limited</w:t>
      </w:r>
      <w:r w:rsidRPr="00000A38">
        <w:rPr>
          <w:rFonts w:ascii="Arial" w:hAnsi="Arial" w:cs="Arial"/>
        </w:rPr>
        <w:t xml:space="preserve"> Licence to </w:t>
      </w:r>
      <w:proofErr w:type="gramStart"/>
      <w:r w:rsidRPr="00000A38">
        <w:rPr>
          <w:rFonts w:ascii="Arial" w:hAnsi="Arial" w:cs="Arial"/>
        </w:rPr>
        <w:t>Occupy</w:t>
      </w:r>
      <w:r w:rsidRPr="00194E09">
        <w:rPr>
          <w:rFonts w:ascii="Arial" w:hAnsi="Arial"/>
        </w:rPr>
        <w:t>;</w:t>
      </w:r>
      <w:proofErr w:type="gramEnd"/>
    </w:p>
    <w:p w14:paraId="3E5D38A2" w14:textId="77777777" w:rsidR="004A5B3E" w:rsidRPr="00194E09" w:rsidRDefault="004A5B3E" w:rsidP="004A5B3E">
      <w:pPr>
        <w:pStyle w:val="ListParagraph"/>
        <w:spacing w:after="120"/>
        <w:ind w:left="1080"/>
        <w:jc w:val="both"/>
        <w:rPr>
          <w:rFonts w:ascii="Arial" w:hAnsi="Arial"/>
        </w:rPr>
      </w:pPr>
    </w:p>
    <w:p w14:paraId="73F19953" w14:textId="0E3BEFEF" w:rsidR="004A5B3E" w:rsidRPr="00194E09" w:rsidRDefault="004A5B3E" w:rsidP="004A5B3E">
      <w:pPr>
        <w:pStyle w:val="ListParagraph"/>
        <w:numPr>
          <w:ilvl w:val="0"/>
          <w:numId w:val="2"/>
        </w:numPr>
        <w:spacing w:after="120"/>
        <w:jc w:val="both"/>
        <w:rPr>
          <w:rFonts w:ascii="Arial" w:hAnsi="Arial"/>
        </w:rPr>
      </w:pPr>
      <w:r w:rsidRPr="00194E09">
        <w:rPr>
          <w:rFonts w:ascii="Arial" w:hAnsi="Arial"/>
        </w:rPr>
        <w:lastRenderedPageBreak/>
        <w:t>It agrees to indemnify and save harmless the Vendor from and against any and all costs</w:t>
      </w:r>
      <w:r w:rsidRPr="00000A38">
        <w:rPr>
          <w:rFonts w:ascii="Arial" w:hAnsi="Arial" w:cs="Arial"/>
        </w:rPr>
        <w:t>, claims</w:t>
      </w:r>
      <w:r w:rsidRPr="00194E09">
        <w:rPr>
          <w:rFonts w:ascii="Arial" w:hAnsi="Arial"/>
        </w:rPr>
        <w:t xml:space="preserve">, liabilities and expenses arising out of the Purchaser’s use of the Property during the term of </w:t>
      </w:r>
      <w:proofErr w:type="gramStart"/>
      <w:r w:rsidRPr="00000A38">
        <w:rPr>
          <w:rFonts w:ascii="Arial" w:hAnsi="Arial" w:cs="Arial"/>
        </w:rPr>
        <w:t>occupancy</w:t>
      </w:r>
      <w:r w:rsidRPr="00194E09">
        <w:rPr>
          <w:rFonts w:ascii="Arial" w:hAnsi="Arial"/>
        </w:rPr>
        <w:t>;</w:t>
      </w:r>
      <w:proofErr w:type="gramEnd"/>
      <w:r w:rsidRPr="00194E09">
        <w:rPr>
          <w:rFonts w:ascii="Arial" w:hAnsi="Arial"/>
        </w:rPr>
        <w:t xml:space="preserve"> </w:t>
      </w:r>
    </w:p>
    <w:p w14:paraId="16940A61" w14:textId="77777777" w:rsidR="004A5B3E" w:rsidRPr="00194E09" w:rsidRDefault="004A5B3E" w:rsidP="004A5B3E">
      <w:pPr>
        <w:pStyle w:val="ListParagraph"/>
        <w:rPr>
          <w:rFonts w:ascii="Arial" w:hAnsi="Arial"/>
        </w:rPr>
      </w:pPr>
    </w:p>
    <w:p w14:paraId="485EDD37" w14:textId="2A197FB4" w:rsidR="004A5B3E" w:rsidRDefault="004A5B3E" w:rsidP="004A5B3E">
      <w:pPr>
        <w:pStyle w:val="ListParagraph"/>
        <w:numPr>
          <w:ilvl w:val="0"/>
          <w:numId w:val="2"/>
        </w:numPr>
        <w:spacing w:after="120"/>
        <w:jc w:val="both"/>
        <w:rPr>
          <w:rFonts w:ascii="Arial" w:hAnsi="Arial"/>
        </w:rPr>
      </w:pPr>
      <w:r w:rsidRPr="00194E09">
        <w:rPr>
          <w:rFonts w:ascii="Arial" w:hAnsi="Arial"/>
        </w:rPr>
        <w:t xml:space="preserve">It agrees that it shall only be granted access to the Property for the </w:t>
      </w:r>
      <w:r w:rsidRPr="00000A38">
        <w:rPr>
          <w:rFonts w:ascii="Arial" w:hAnsi="Arial" w:cs="Arial"/>
        </w:rPr>
        <w:t xml:space="preserve">limited </w:t>
      </w:r>
      <w:r w:rsidRPr="00194E09">
        <w:rPr>
          <w:rFonts w:ascii="Arial" w:hAnsi="Arial"/>
        </w:rPr>
        <w:t>purpose of storage of goods</w:t>
      </w:r>
      <w:ins w:id="0" w:author="Tim Latimer" w:date="2024-12-05T13:21:00Z" w16du:dateUtc="2024-12-05T20:21:00Z">
        <w:r w:rsidR="00AB6CF6">
          <w:rPr>
            <w:rFonts w:ascii="Arial" w:hAnsi="Arial"/>
          </w:rPr>
          <w:t xml:space="preserve">, construct, de-construct, removal as the need </w:t>
        </w:r>
        <w:proofErr w:type="spellStart"/>
        <w:r w:rsidR="00AB6CF6">
          <w:rPr>
            <w:rFonts w:ascii="Arial" w:hAnsi="Arial"/>
          </w:rPr>
          <w:t>arrise</w:t>
        </w:r>
      </w:ins>
      <w:ins w:id="1" w:author="Tim Latimer" w:date="2024-12-05T13:22:00Z" w16du:dateUtc="2024-12-05T20:22:00Z">
        <w:r w:rsidR="00AB6CF6">
          <w:rPr>
            <w:rFonts w:ascii="Arial" w:hAnsi="Arial"/>
          </w:rPr>
          <w:t>s</w:t>
        </w:r>
      </w:ins>
      <w:proofErr w:type="spellEnd"/>
      <w:r w:rsidRPr="00194E09">
        <w:rPr>
          <w:rFonts w:ascii="Arial" w:hAnsi="Arial"/>
        </w:rPr>
        <w:t xml:space="preserve"> and </w:t>
      </w:r>
      <w:r w:rsidR="002764A8">
        <w:rPr>
          <w:rFonts w:ascii="Arial" w:hAnsi="Arial"/>
        </w:rPr>
        <w:t>fixturing</w:t>
      </w:r>
      <w:r w:rsidRPr="00194E09">
        <w:rPr>
          <w:rFonts w:ascii="Arial" w:hAnsi="Arial"/>
        </w:rPr>
        <w:t xml:space="preserve"> of a business, </w:t>
      </w:r>
      <w:r w:rsidR="00C91510">
        <w:rPr>
          <w:rFonts w:ascii="Arial" w:hAnsi="Arial" w:cs="Arial"/>
        </w:rPr>
        <w:t xml:space="preserve">throughout the term of this </w:t>
      </w:r>
      <w:proofErr w:type="gramStart"/>
      <w:r w:rsidR="00C91510">
        <w:rPr>
          <w:rFonts w:ascii="Arial" w:hAnsi="Arial" w:cs="Arial"/>
        </w:rPr>
        <w:t>occupancy</w:t>
      </w:r>
      <w:r w:rsidRPr="00194E09">
        <w:rPr>
          <w:rFonts w:ascii="Arial" w:hAnsi="Arial"/>
        </w:rPr>
        <w:t>;</w:t>
      </w:r>
      <w:proofErr w:type="gramEnd"/>
      <w:r w:rsidRPr="00194E09">
        <w:rPr>
          <w:rFonts w:ascii="Arial" w:hAnsi="Arial"/>
        </w:rPr>
        <w:t xml:space="preserve"> </w:t>
      </w:r>
    </w:p>
    <w:p w14:paraId="20947BCC" w14:textId="77777777" w:rsidR="004C7007" w:rsidRPr="004C7007" w:rsidRDefault="004C7007" w:rsidP="004C7007">
      <w:pPr>
        <w:pStyle w:val="ListParagraph"/>
        <w:rPr>
          <w:rFonts w:ascii="Arial" w:hAnsi="Arial"/>
        </w:rPr>
      </w:pPr>
    </w:p>
    <w:p w14:paraId="1E1B839A" w14:textId="280C7AF6" w:rsidR="004C7007" w:rsidRPr="00194E09" w:rsidRDefault="004C7007" w:rsidP="004A5B3E">
      <w:pPr>
        <w:pStyle w:val="ListParagraph"/>
        <w:numPr>
          <w:ilvl w:val="0"/>
          <w:numId w:val="2"/>
        </w:numPr>
        <w:spacing w:after="120"/>
        <w:jc w:val="both"/>
        <w:rPr>
          <w:rFonts w:ascii="Arial" w:hAnsi="Arial"/>
        </w:rPr>
      </w:pPr>
      <w:r>
        <w:rPr>
          <w:rFonts w:ascii="Arial" w:hAnsi="Arial"/>
        </w:rPr>
        <w:t>It acknowledges and agrees that the Vendor shall have absolutely no responsibility whatsoever for the Property throughout the term of this Licence to Occupy</w:t>
      </w:r>
      <w:r w:rsidR="00BC447A">
        <w:rPr>
          <w:rFonts w:ascii="Arial" w:hAnsi="Arial"/>
        </w:rPr>
        <w:t xml:space="preserve"> beyond those obligations contained in the Vendor’s mortgage financing</w:t>
      </w:r>
      <w:r w:rsidR="002764A8">
        <w:rPr>
          <w:rFonts w:ascii="Arial" w:hAnsi="Arial"/>
        </w:rPr>
        <w:t xml:space="preserve"> and property </w:t>
      </w:r>
      <w:proofErr w:type="gramStart"/>
      <w:r w:rsidR="002764A8">
        <w:rPr>
          <w:rFonts w:ascii="Arial" w:hAnsi="Arial"/>
        </w:rPr>
        <w:t>taxes</w:t>
      </w:r>
      <w:r>
        <w:rPr>
          <w:rFonts w:ascii="Arial" w:hAnsi="Arial"/>
        </w:rPr>
        <w:t>;</w:t>
      </w:r>
      <w:proofErr w:type="gramEnd"/>
    </w:p>
    <w:p w14:paraId="7A5966BC" w14:textId="77777777" w:rsidR="004A5B3E" w:rsidRPr="00000A38" w:rsidRDefault="004A5B3E" w:rsidP="004A5B3E">
      <w:pPr>
        <w:pStyle w:val="ListParagraph"/>
        <w:rPr>
          <w:rFonts w:ascii="Arial" w:hAnsi="Arial" w:cs="Arial"/>
        </w:rPr>
      </w:pPr>
    </w:p>
    <w:p w14:paraId="0ABD8954" w14:textId="368B31C2" w:rsidR="00BC447A" w:rsidRDefault="004A5B3E" w:rsidP="00BC447A">
      <w:pPr>
        <w:pStyle w:val="ListParagraph"/>
        <w:numPr>
          <w:ilvl w:val="0"/>
          <w:numId w:val="2"/>
        </w:numPr>
        <w:spacing w:after="120"/>
        <w:jc w:val="both"/>
        <w:rPr>
          <w:rFonts w:ascii="Arial" w:hAnsi="Arial"/>
        </w:rPr>
      </w:pPr>
      <w:r w:rsidRPr="00194E09">
        <w:rPr>
          <w:rFonts w:ascii="Arial" w:hAnsi="Arial"/>
        </w:rPr>
        <w:t>The</w:t>
      </w:r>
      <w:r w:rsidR="00BC447A">
        <w:rPr>
          <w:rFonts w:ascii="Arial" w:hAnsi="Arial"/>
        </w:rPr>
        <w:t xml:space="preserve"> Purchaser shall be solely responsible for the following costs or expenditures </w:t>
      </w:r>
      <w:r w:rsidR="00BC447A" w:rsidRPr="00BC447A">
        <w:rPr>
          <w:rFonts w:ascii="Arial" w:hAnsi="Arial"/>
        </w:rPr>
        <w:t>throughout the term of this occupancy</w:t>
      </w:r>
      <w:r w:rsidR="00BC447A">
        <w:rPr>
          <w:rFonts w:ascii="Arial" w:hAnsi="Arial"/>
        </w:rPr>
        <w:t>:</w:t>
      </w:r>
    </w:p>
    <w:p w14:paraId="244A05ED" w14:textId="77777777" w:rsidR="00BC447A" w:rsidRPr="00BC447A" w:rsidRDefault="00BC447A" w:rsidP="00BC447A">
      <w:pPr>
        <w:pStyle w:val="ListParagraph"/>
        <w:rPr>
          <w:rFonts w:ascii="Arial" w:hAnsi="Arial"/>
        </w:rPr>
      </w:pPr>
    </w:p>
    <w:p w14:paraId="7D9CAA2A" w14:textId="1D7A39C5" w:rsidR="00BC447A" w:rsidRDefault="00BC447A" w:rsidP="00BC447A">
      <w:pPr>
        <w:pStyle w:val="ListParagraph"/>
        <w:numPr>
          <w:ilvl w:val="1"/>
          <w:numId w:val="2"/>
        </w:numPr>
        <w:spacing w:after="120"/>
        <w:jc w:val="both"/>
        <w:rPr>
          <w:rFonts w:ascii="Arial" w:hAnsi="Arial"/>
        </w:rPr>
      </w:pPr>
      <w:r>
        <w:rPr>
          <w:rFonts w:ascii="Arial" w:hAnsi="Arial"/>
        </w:rPr>
        <w:t>Utilities</w:t>
      </w:r>
      <w:ins w:id="2" w:author="Tim Latimer" w:date="2024-12-05T17:34:00Z" w16du:dateUtc="2024-12-06T00:34:00Z">
        <w:r w:rsidR="002E6286">
          <w:rPr>
            <w:rFonts w:ascii="Arial" w:hAnsi="Arial"/>
          </w:rPr>
          <w:t xml:space="preserve"> </w:t>
        </w:r>
      </w:ins>
      <w:ins w:id="3" w:author="Tim Latimer" w:date="2024-12-05T17:35:00Z" w16du:dateUtc="2024-12-06T00:35:00Z">
        <w:r w:rsidR="00366A96">
          <w:rPr>
            <w:rFonts w:ascii="Arial" w:hAnsi="Arial"/>
          </w:rPr>
          <w:t>usages</w:t>
        </w:r>
        <w:r w:rsidR="002E6286">
          <w:rPr>
            <w:rFonts w:ascii="Arial" w:hAnsi="Arial"/>
          </w:rPr>
          <w:t xml:space="preserve"> charges</w:t>
        </w:r>
      </w:ins>
      <w:r>
        <w:rPr>
          <w:rFonts w:ascii="Arial" w:hAnsi="Arial"/>
        </w:rPr>
        <w:t xml:space="preserve">; </w:t>
      </w:r>
      <w:ins w:id="4" w:author="Tim Latimer" w:date="2024-12-05T17:35:00Z" w16du:dateUtc="2024-12-06T00:35:00Z">
        <w:r w:rsidR="002E6286">
          <w:rPr>
            <w:rFonts w:ascii="Arial" w:hAnsi="Arial"/>
          </w:rPr>
          <w:t xml:space="preserve">(exclusive of </w:t>
        </w:r>
        <w:r w:rsidR="00366A96">
          <w:rPr>
            <w:rFonts w:ascii="Arial" w:hAnsi="Arial"/>
          </w:rPr>
          <w:t>distribution</w:t>
        </w:r>
        <w:r w:rsidR="002E6286">
          <w:rPr>
            <w:rFonts w:ascii="Arial" w:hAnsi="Arial"/>
          </w:rPr>
          <w:t xml:space="preserve"> charges</w:t>
        </w:r>
        <w:r w:rsidR="00366A96">
          <w:rPr>
            <w:rFonts w:ascii="Arial" w:hAnsi="Arial"/>
          </w:rPr>
          <w:t xml:space="preserve">) </w:t>
        </w:r>
      </w:ins>
      <w:r>
        <w:rPr>
          <w:rFonts w:ascii="Arial" w:hAnsi="Arial"/>
        </w:rPr>
        <w:t>and</w:t>
      </w:r>
      <w:ins w:id="5" w:author="Tim Latimer" w:date="2024-12-05T17:35:00Z" w16du:dateUtc="2024-12-06T00:35:00Z">
        <w:r w:rsidR="00366A96">
          <w:rPr>
            <w:rFonts w:ascii="Arial" w:hAnsi="Arial"/>
          </w:rPr>
          <w:t xml:space="preserve"> (John Frank believes there may be a contract in place for up to </w:t>
        </w:r>
      </w:ins>
      <w:ins w:id="6" w:author="Tim Latimer" w:date="2024-12-05T17:36:00Z" w16du:dateUtc="2024-12-06T00:36:00Z">
        <w:r w:rsidR="00366A96">
          <w:rPr>
            <w:rFonts w:ascii="Arial" w:hAnsi="Arial"/>
          </w:rPr>
          <w:t xml:space="preserve">$60k per month for distribution </w:t>
        </w:r>
        <w:r w:rsidR="00936AA1">
          <w:rPr>
            <w:rFonts w:ascii="Arial" w:hAnsi="Arial"/>
          </w:rPr>
          <w:t xml:space="preserve">which if it is the case we do not want to </w:t>
        </w:r>
      </w:ins>
      <w:ins w:id="7" w:author="Tim Latimer" w:date="2024-12-05T17:38:00Z" w16du:dateUtc="2024-12-06T00:38:00Z">
        <w:r w:rsidR="006C67D6">
          <w:rPr>
            <w:rFonts w:ascii="Arial" w:hAnsi="Arial"/>
          </w:rPr>
          <w:t>negotiate</w:t>
        </w:r>
      </w:ins>
      <w:ins w:id="8" w:author="Tim Latimer" w:date="2024-12-05T17:36:00Z" w16du:dateUtc="2024-12-06T00:36:00Z">
        <w:r w:rsidR="00936AA1">
          <w:rPr>
            <w:rFonts w:ascii="Arial" w:hAnsi="Arial"/>
          </w:rPr>
          <w:t xml:space="preserve"> or take over this expense until </w:t>
        </w:r>
      </w:ins>
      <w:ins w:id="9" w:author="Tim Latimer" w:date="2024-12-05T17:37:00Z" w16du:dateUtc="2024-12-06T00:37:00Z">
        <w:r w:rsidR="00936AA1">
          <w:rPr>
            <w:rFonts w:ascii="Arial" w:hAnsi="Arial"/>
          </w:rPr>
          <w:t xml:space="preserve">upon closing and switching ownership. Not sure if this has already been dealt with by BZAM as part of the CCAA proceedings? </w:t>
        </w:r>
      </w:ins>
    </w:p>
    <w:p w14:paraId="01CEE415" w14:textId="1767B14D" w:rsidR="00BC447A" w:rsidRDefault="00BC447A" w:rsidP="00BC447A">
      <w:pPr>
        <w:pStyle w:val="ListParagraph"/>
        <w:numPr>
          <w:ilvl w:val="1"/>
          <w:numId w:val="2"/>
        </w:numPr>
        <w:spacing w:after="120"/>
        <w:jc w:val="both"/>
        <w:rPr>
          <w:rFonts w:ascii="Arial" w:hAnsi="Arial"/>
        </w:rPr>
      </w:pPr>
      <w:r>
        <w:rPr>
          <w:rFonts w:ascii="Arial" w:hAnsi="Arial"/>
        </w:rPr>
        <w:t>General maintenance and upkeep</w:t>
      </w:r>
    </w:p>
    <w:p w14:paraId="40CBC53B" w14:textId="565125F5" w:rsidR="004A5B3E" w:rsidRPr="00BC447A" w:rsidRDefault="00BC447A" w:rsidP="00BC447A">
      <w:pPr>
        <w:spacing w:after="120"/>
        <w:ind w:left="1080"/>
        <w:jc w:val="both"/>
        <w:rPr>
          <w:rFonts w:ascii="Arial" w:hAnsi="Arial"/>
        </w:rPr>
      </w:pPr>
      <w:r>
        <w:rPr>
          <w:rFonts w:ascii="Arial" w:hAnsi="Arial"/>
        </w:rPr>
        <w:t>(collectively, the “Occupancy Costs”). The Occupancy C</w:t>
      </w:r>
      <w:r w:rsidRPr="00BC447A">
        <w:rPr>
          <w:rFonts w:ascii="Arial" w:hAnsi="Arial"/>
        </w:rPr>
        <w:t xml:space="preserve">osts incurred throughout the term of this occupancy, </w:t>
      </w:r>
      <w:r>
        <w:rPr>
          <w:rFonts w:ascii="Arial" w:hAnsi="Arial"/>
        </w:rPr>
        <w:t xml:space="preserve">shall </w:t>
      </w:r>
      <w:r w:rsidRPr="00BC447A">
        <w:rPr>
          <w:rFonts w:ascii="Arial" w:hAnsi="Arial"/>
        </w:rPr>
        <w:t>be reconciled as at the Closing Date</w:t>
      </w:r>
      <w:r>
        <w:rPr>
          <w:rFonts w:ascii="Arial" w:hAnsi="Arial"/>
        </w:rPr>
        <w:t>.</w:t>
      </w:r>
      <w:r w:rsidRPr="00BC447A">
        <w:rPr>
          <w:rFonts w:ascii="Arial" w:hAnsi="Arial"/>
        </w:rPr>
        <w:t xml:space="preserve"> </w:t>
      </w:r>
      <w:r>
        <w:rPr>
          <w:rFonts w:ascii="Arial" w:hAnsi="Arial"/>
        </w:rPr>
        <w:t>I</w:t>
      </w:r>
      <w:r w:rsidRPr="00BC447A">
        <w:rPr>
          <w:rFonts w:ascii="Arial" w:hAnsi="Arial"/>
        </w:rPr>
        <w:t>n the event of a failure to close</w:t>
      </w:r>
      <w:r>
        <w:rPr>
          <w:rFonts w:ascii="Arial" w:hAnsi="Arial"/>
        </w:rPr>
        <w:t xml:space="preserve"> pursuant to the terms of the Offer, the Vendor shall provide proof of the Occupancy Costs incurred, and the Purchaser undertakes to pay the same to the Vendor within 45 days. </w:t>
      </w:r>
    </w:p>
    <w:p w14:paraId="645A4053" w14:textId="77777777" w:rsidR="004A5B3E" w:rsidRPr="00194E09" w:rsidRDefault="004A5B3E" w:rsidP="004A5B3E">
      <w:pPr>
        <w:spacing w:after="120"/>
        <w:jc w:val="both"/>
        <w:rPr>
          <w:rFonts w:ascii="Arial" w:hAnsi="Arial"/>
        </w:rPr>
      </w:pPr>
      <w:r w:rsidRPr="00194E09">
        <w:rPr>
          <w:rFonts w:ascii="Arial" w:hAnsi="Arial"/>
          <w:u w:val="single"/>
        </w:rPr>
        <w:t>FAILURE TO CLOSE</w:t>
      </w:r>
    </w:p>
    <w:p w14:paraId="75628C76" w14:textId="63DC9E12" w:rsidR="004A5B3E" w:rsidRPr="00194E09" w:rsidRDefault="00AB6CF6" w:rsidP="004A5B3E">
      <w:pPr>
        <w:pStyle w:val="ListParagraph"/>
        <w:numPr>
          <w:ilvl w:val="0"/>
          <w:numId w:val="4"/>
        </w:numPr>
        <w:spacing w:after="120"/>
        <w:jc w:val="both"/>
        <w:rPr>
          <w:rFonts w:ascii="Arial" w:hAnsi="Arial"/>
        </w:rPr>
      </w:pPr>
      <w:ins w:id="10" w:author="Tim Latimer" w:date="2024-12-05T13:22:00Z" w16du:dateUtc="2024-12-05T20:22:00Z">
        <w:r>
          <w:rPr>
            <w:rFonts w:ascii="Arial" w:hAnsi="Arial"/>
          </w:rPr>
          <w:t xml:space="preserve">The Vendor agrees that they have </w:t>
        </w:r>
        <w:proofErr w:type="gramStart"/>
        <w:r>
          <w:rPr>
            <w:rFonts w:ascii="Arial" w:hAnsi="Arial"/>
          </w:rPr>
          <w:t xml:space="preserve">entered </w:t>
        </w:r>
      </w:ins>
      <w:ins w:id="11" w:author="Tim Latimer" w:date="2024-12-05T13:23:00Z" w16du:dateUtc="2024-12-05T20:23:00Z">
        <w:r>
          <w:rPr>
            <w:rFonts w:ascii="Arial" w:hAnsi="Arial"/>
          </w:rPr>
          <w:t>into</w:t>
        </w:r>
        <w:proofErr w:type="gramEnd"/>
        <w:r>
          <w:rPr>
            <w:rFonts w:ascii="Arial" w:hAnsi="Arial"/>
          </w:rPr>
          <w:t xml:space="preserve"> an </w:t>
        </w:r>
        <w:proofErr w:type="spellStart"/>
        <w:r>
          <w:rPr>
            <w:rFonts w:ascii="Arial" w:hAnsi="Arial"/>
          </w:rPr>
          <w:t>iagreement</w:t>
        </w:r>
        <w:proofErr w:type="spellEnd"/>
        <w:r>
          <w:rPr>
            <w:rFonts w:ascii="Arial" w:hAnsi="Arial"/>
          </w:rPr>
          <w:t xml:space="preserve"> to purchase that is </w:t>
        </w:r>
        <w:proofErr w:type="spellStart"/>
        <w:r>
          <w:rPr>
            <w:rFonts w:ascii="Arial" w:hAnsi="Arial"/>
          </w:rPr>
          <w:t>irrevobale</w:t>
        </w:r>
        <w:proofErr w:type="spellEnd"/>
        <w:r>
          <w:rPr>
            <w:rFonts w:ascii="Arial" w:hAnsi="Arial"/>
          </w:rPr>
          <w:t xml:space="preserve"> by the Vendor and subject only to the Purchaser </w:t>
        </w:r>
      </w:ins>
      <w:ins w:id="12" w:author="Tim Latimer" w:date="2024-12-05T13:24:00Z" w16du:dateUtc="2024-12-05T20:24:00Z">
        <w:r>
          <w:rPr>
            <w:rFonts w:ascii="Arial" w:hAnsi="Arial"/>
          </w:rPr>
          <w:t xml:space="preserve">the process of completing the CCAA and the Purchaser </w:t>
        </w:r>
      </w:ins>
      <w:ins w:id="13" w:author="Tim Latimer" w:date="2024-12-05T13:23:00Z" w16du:dateUtc="2024-12-05T20:23:00Z">
        <w:r>
          <w:rPr>
            <w:rFonts w:ascii="Arial" w:hAnsi="Arial"/>
          </w:rPr>
          <w:t xml:space="preserve">closing. </w:t>
        </w:r>
      </w:ins>
      <w:r w:rsidR="004A5B3E" w:rsidRPr="00194E09">
        <w:rPr>
          <w:rFonts w:ascii="Arial" w:hAnsi="Arial"/>
        </w:rPr>
        <w:t xml:space="preserve">THAT in the event the Purchaser is unable </w:t>
      </w:r>
      <w:r w:rsidR="004A5B3E" w:rsidRPr="00000A38">
        <w:rPr>
          <w:rFonts w:ascii="Arial" w:hAnsi="Arial" w:cs="Arial"/>
        </w:rPr>
        <w:t>conclude</w:t>
      </w:r>
      <w:r w:rsidR="004A5B3E" w:rsidRPr="00194E09">
        <w:rPr>
          <w:rFonts w:ascii="Arial" w:hAnsi="Arial"/>
        </w:rPr>
        <w:t xml:space="preserve"> the </w:t>
      </w:r>
      <w:r w:rsidR="004A5B3E" w:rsidRPr="00000A38">
        <w:rPr>
          <w:rFonts w:ascii="Arial" w:hAnsi="Arial" w:cs="Arial"/>
        </w:rPr>
        <w:t>purchase of</w:t>
      </w:r>
      <w:r w:rsidR="004A5B3E" w:rsidRPr="00194E09">
        <w:rPr>
          <w:rFonts w:ascii="Arial" w:hAnsi="Arial"/>
        </w:rPr>
        <w:t xml:space="preserve"> the Property</w:t>
      </w:r>
      <w:r w:rsidR="004A5B3E" w:rsidRPr="00000A38">
        <w:rPr>
          <w:rFonts w:ascii="Arial" w:hAnsi="Arial" w:cs="Arial"/>
        </w:rPr>
        <w:t xml:space="preserve"> for any reason whatsoever</w:t>
      </w:r>
      <w:r w:rsidR="004A5B3E" w:rsidRPr="00194E09">
        <w:rPr>
          <w:rFonts w:ascii="Arial" w:hAnsi="Arial"/>
        </w:rPr>
        <w:t>, the Purchaser will</w:t>
      </w:r>
      <w:r w:rsidR="004A5B3E" w:rsidRPr="00000A38">
        <w:rPr>
          <w:rFonts w:ascii="Arial" w:hAnsi="Arial" w:cs="Arial"/>
        </w:rPr>
        <w:t xml:space="preserve"> forthwith</w:t>
      </w:r>
      <w:r w:rsidR="004A5B3E" w:rsidRPr="00194E09">
        <w:rPr>
          <w:rFonts w:ascii="Arial" w:hAnsi="Arial"/>
        </w:rPr>
        <w:t xml:space="preserve"> provide written notice to the Vendor of that fact</w:t>
      </w:r>
      <w:r w:rsidR="004C7007">
        <w:rPr>
          <w:rFonts w:ascii="Arial" w:hAnsi="Arial"/>
        </w:rPr>
        <w:t>,</w:t>
      </w:r>
      <w:r w:rsidR="004A5B3E" w:rsidRPr="00194E09">
        <w:rPr>
          <w:rFonts w:ascii="Arial" w:hAnsi="Arial"/>
        </w:rPr>
        <w:t xml:space="preserve"> then in that case the Vendor and Purchaser agree as follows:</w:t>
      </w:r>
    </w:p>
    <w:p w14:paraId="60B382AD" w14:textId="77777777" w:rsidR="004A5B3E" w:rsidRPr="00194E09" w:rsidRDefault="004A5B3E" w:rsidP="004A5B3E">
      <w:pPr>
        <w:pStyle w:val="ListParagraph"/>
        <w:spacing w:after="120"/>
        <w:ind w:left="1080"/>
        <w:jc w:val="both"/>
        <w:rPr>
          <w:rFonts w:ascii="Arial" w:hAnsi="Arial"/>
        </w:rPr>
      </w:pPr>
    </w:p>
    <w:p w14:paraId="61A911C5" w14:textId="77777777" w:rsidR="004A5B3E" w:rsidRPr="00194E09" w:rsidRDefault="004A5B3E" w:rsidP="004A5B3E">
      <w:pPr>
        <w:pStyle w:val="ListParagraph"/>
        <w:numPr>
          <w:ilvl w:val="0"/>
          <w:numId w:val="3"/>
        </w:numPr>
        <w:spacing w:after="120"/>
        <w:ind w:left="1440"/>
        <w:jc w:val="both"/>
        <w:rPr>
          <w:rFonts w:ascii="Arial" w:hAnsi="Arial"/>
        </w:rPr>
      </w:pPr>
      <w:r w:rsidRPr="00194E09">
        <w:rPr>
          <w:rFonts w:ascii="Arial" w:hAnsi="Arial"/>
        </w:rPr>
        <w:t xml:space="preserve">That the Purchaser shall deliver to the Vendor vacant possession of the Property </w:t>
      </w:r>
      <w:r w:rsidRPr="00000A38">
        <w:rPr>
          <w:rFonts w:ascii="Arial" w:hAnsi="Arial" w:cs="Arial"/>
        </w:rPr>
        <w:t>by the earlier of (a) the Closing Date (as defined in the Offer) or (b)</w:t>
      </w:r>
      <w:r w:rsidRPr="00194E09">
        <w:rPr>
          <w:rFonts w:ascii="Arial" w:hAnsi="Arial"/>
        </w:rPr>
        <w:t xml:space="preserve"> 30 days after notice to the </w:t>
      </w:r>
      <w:proofErr w:type="gramStart"/>
      <w:r w:rsidRPr="00194E09">
        <w:rPr>
          <w:rFonts w:ascii="Arial" w:hAnsi="Arial"/>
        </w:rPr>
        <w:t>Vendor;</w:t>
      </w:r>
      <w:proofErr w:type="gramEnd"/>
      <w:r w:rsidRPr="00194E09">
        <w:rPr>
          <w:rFonts w:ascii="Arial" w:hAnsi="Arial"/>
        </w:rPr>
        <w:t xml:space="preserve"> </w:t>
      </w:r>
    </w:p>
    <w:p w14:paraId="2E1B9420" w14:textId="77777777" w:rsidR="004A5B3E" w:rsidRPr="00194E09" w:rsidRDefault="004A5B3E" w:rsidP="004A5B3E">
      <w:pPr>
        <w:pStyle w:val="ListParagraph"/>
        <w:spacing w:after="120"/>
        <w:ind w:left="1440"/>
        <w:jc w:val="both"/>
        <w:rPr>
          <w:rFonts w:ascii="Arial" w:hAnsi="Arial"/>
        </w:rPr>
      </w:pPr>
    </w:p>
    <w:p w14:paraId="730E5621" w14:textId="23C29456" w:rsidR="004A5B3E" w:rsidRDefault="004A5B3E" w:rsidP="004A5B3E">
      <w:pPr>
        <w:pStyle w:val="ListParagraph"/>
        <w:numPr>
          <w:ilvl w:val="0"/>
          <w:numId w:val="3"/>
        </w:numPr>
        <w:spacing w:after="120"/>
        <w:ind w:left="1440"/>
        <w:jc w:val="both"/>
        <w:rPr>
          <w:rFonts w:ascii="Arial" w:hAnsi="Arial" w:cs="Arial"/>
        </w:rPr>
      </w:pPr>
      <w:r w:rsidRPr="00000A38">
        <w:rPr>
          <w:rFonts w:ascii="Arial" w:hAnsi="Arial" w:cs="Arial"/>
        </w:rPr>
        <w:t>That</w:t>
      </w:r>
      <w:r w:rsidR="004C7007">
        <w:rPr>
          <w:rFonts w:ascii="Arial" w:hAnsi="Arial" w:cs="Arial"/>
        </w:rPr>
        <w:t xml:space="preserve">, pursuant to the Offer, </w:t>
      </w:r>
      <w:r w:rsidRPr="00000A38">
        <w:rPr>
          <w:rFonts w:ascii="Arial" w:hAnsi="Arial" w:cs="Arial"/>
        </w:rPr>
        <w:t>the $</w:t>
      </w:r>
      <w:r w:rsidR="002764A8">
        <w:rPr>
          <w:rFonts w:ascii="Arial" w:hAnsi="Arial" w:cs="Arial"/>
        </w:rPr>
        <w:t>600</w:t>
      </w:r>
      <w:r w:rsidRPr="00000A38">
        <w:rPr>
          <w:rFonts w:ascii="Arial" w:hAnsi="Arial" w:cs="Arial"/>
        </w:rPr>
        <w:t xml:space="preserve">,000 </w:t>
      </w:r>
      <w:r w:rsidR="002764A8">
        <w:rPr>
          <w:rFonts w:ascii="Arial" w:hAnsi="Arial" w:cs="Arial"/>
        </w:rPr>
        <w:t>D</w:t>
      </w:r>
      <w:r w:rsidRPr="00000A38">
        <w:rPr>
          <w:rFonts w:ascii="Arial" w:hAnsi="Arial" w:cs="Arial"/>
        </w:rPr>
        <w:t>eposit</w:t>
      </w:r>
      <w:r w:rsidR="002764A8">
        <w:rPr>
          <w:rFonts w:ascii="Arial" w:hAnsi="Arial" w:cs="Arial"/>
        </w:rPr>
        <w:t>s</w:t>
      </w:r>
      <w:r w:rsidRPr="00000A38">
        <w:rPr>
          <w:rFonts w:ascii="Arial" w:hAnsi="Arial" w:cs="Arial"/>
        </w:rPr>
        <w:t xml:space="preserve"> </w:t>
      </w:r>
      <w:ins w:id="14" w:author="Tim Latimer" w:date="2024-12-05T13:25:00Z" w16du:dateUtc="2024-12-05T20:25:00Z">
        <w:r w:rsidR="00AB6CF6">
          <w:rPr>
            <w:rFonts w:ascii="Arial" w:hAnsi="Arial" w:cs="Arial"/>
          </w:rPr>
          <w:t xml:space="preserve">what about the other cash to close payments? They have about $2.7 in further </w:t>
        </w:r>
      </w:ins>
      <w:ins w:id="15" w:author="Tim Latimer" w:date="2024-12-05T13:26:00Z" w16du:dateUtc="2024-12-05T20:26:00Z">
        <w:r w:rsidR="00AB6CF6">
          <w:rPr>
            <w:rFonts w:ascii="Arial" w:hAnsi="Arial" w:cs="Arial"/>
          </w:rPr>
          <w:t xml:space="preserve">funds in </w:t>
        </w:r>
        <w:proofErr w:type="gramStart"/>
        <w:r w:rsidR="00AB6CF6">
          <w:rPr>
            <w:rFonts w:ascii="Arial" w:hAnsi="Arial" w:cs="Arial"/>
          </w:rPr>
          <w:t>trust ?</w:t>
        </w:r>
        <w:proofErr w:type="gramEnd"/>
        <w:r w:rsidR="00AB6CF6">
          <w:rPr>
            <w:rFonts w:ascii="Arial" w:hAnsi="Arial" w:cs="Arial"/>
          </w:rPr>
          <w:t xml:space="preserve"> </w:t>
        </w:r>
      </w:ins>
      <w:r w:rsidRPr="00000A38">
        <w:rPr>
          <w:rFonts w:ascii="Arial" w:hAnsi="Arial" w:cs="Arial"/>
        </w:rPr>
        <w:t xml:space="preserve">currently in </w:t>
      </w:r>
      <w:r w:rsidR="002764A8">
        <w:rPr>
          <w:rFonts w:ascii="Arial" w:hAnsi="Arial" w:cs="Arial"/>
        </w:rPr>
        <w:t>t</w:t>
      </w:r>
      <w:r w:rsidRPr="00000A38">
        <w:rPr>
          <w:rFonts w:ascii="Arial" w:hAnsi="Arial" w:cs="Arial"/>
        </w:rPr>
        <w:t>rust shall be forfeited to the Vendor in its entirety as partial payment of the damages that will or may be suffered by the Vendor and in no way shall limit the remedies available to the Vendor; and</w:t>
      </w:r>
    </w:p>
    <w:p w14:paraId="080B2D46" w14:textId="77777777" w:rsidR="004A5B3E" w:rsidRPr="004D4F87" w:rsidRDefault="004A5B3E" w:rsidP="004A5B3E">
      <w:pPr>
        <w:pStyle w:val="ListParagraph"/>
        <w:rPr>
          <w:rFonts w:ascii="Arial" w:hAnsi="Arial" w:cs="Arial"/>
        </w:rPr>
      </w:pPr>
    </w:p>
    <w:p w14:paraId="2FD47E85" w14:textId="62510C58" w:rsidR="004A5B3E" w:rsidRPr="00194E09" w:rsidRDefault="004A5B3E" w:rsidP="004A5B3E">
      <w:pPr>
        <w:pStyle w:val="ListParagraph"/>
        <w:numPr>
          <w:ilvl w:val="0"/>
          <w:numId w:val="3"/>
        </w:numPr>
        <w:spacing w:after="120"/>
        <w:ind w:left="1440"/>
        <w:jc w:val="both"/>
        <w:rPr>
          <w:rFonts w:ascii="Arial" w:hAnsi="Arial"/>
        </w:rPr>
      </w:pPr>
      <w:r w:rsidRPr="00194E09">
        <w:rPr>
          <w:rFonts w:ascii="Arial" w:hAnsi="Arial"/>
        </w:rPr>
        <w:t>That the Purchaser shall</w:t>
      </w:r>
      <w:r w:rsidRPr="004D4F87">
        <w:rPr>
          <w:rFonts w:ascii="Arial" w:hAnsi="Arial" w:cs="Arial"/>
        </w:rPr>
        <w:t xml:space="preserve">, in addition to the forfeiture of deposit described immediately above, </w:t>
      </w:r>
      <w:r w:rsidRPr="00194E09">
        <w:rPr>
          <w:rFonts w:ascii="Arial" w:hAnsi="Arial"/>
        </w:rPr>
        <w:t xml:space="preserve">reimburse the Vendor for </w:t>
      </w:r>
      <w:proofErr w:type="gramStart"/>
      <w:r w:rsidRPr="00194E09">
        <w:rPr>
          <w:rFonts w:ascii="Arial" w:hAnsi="Arial"/>
        </w:rPr>
        <w:t>any and all</w:t>
      </w:r>
      <w:proofErr w:type="gramEnd"/>
      <w:r w:rsidRPr="00194E09">
        <w:rPr>
          <w:rFonts w:ascii="Arial" w:hAnsi="Arial"/>
        </w:rPr>
        <w:t xml:space="preserve"> </w:t>
      </w:r>
      <w:r w:rsidRPr="004D4F87">
        <w:rPr>
          <w:rFonts w:ascii="Arial" w:hAnsi="Arial" w:cs="Arial"/>
        </w:rPr>
        <w:t xml:space="preserve">costs arising from or </w:t>
      </w:r>
      <w:r w:rsidRPr="004D4F87">
        <w:rPr>
          <w:rFonts w:ascii="Arial" w:hAnsi="Arial" w:cs="Arial"/>
        </w:rPr>
        <w:lastRenderedPageBreak/>
        <w:t>related</w:t>
      </w:r>
      <w:r w:rsidRPr="00194E09">
        <w:rPr>
          <w:rFonts w:ascii="Arial" w:hAnsi="Arial"/>
        </w:rPr>
        <w:t xml:space="preserve"> to </w:t>
      </w:r>
      <w:r w:rsidRPr="004D4F87">
        <w:rPr>
          <w:rFonts w:ascii="Arial" w:hAnsi="Arial" w:cs="Arial"/>
        </w:rPr>
        <w:t xml:space="preserve">restoring </w:t>
      </w:r>
      <w:r w:rsidRPr="00194E09">
        <w:rPr>
          <w:rFonts w:ascii="Arial" w:hAnsi="Arial"/>
        </w:rPr>
        <w:t>the Property</w:t>
      </w:r>
      <w:r w:rsidRPr="004D4F87">
        <w:rPr>
          <w:rFonts w:ascii="Arial" w:hAnsi="Arial" w:cs="Arial"/>
        </w:rPr>
        <w:t xml:space="preserve"> to its original condition</w:t>
      </w:r>
      <w:r w:rsidRPr="00194E09">
        <w:rPr>
          <w:rFonts w:ascii="Arial" w:hAnsi="Arial"/>
        </w:rPr>
        <w:t xml:space="preserve">, which </w:t>
      </w:r>
      <w:r w:rsidRPr="004D4F87">
        <w:rPr>
          <w:rFonts w:ascii="Arial" w:hAnsi="Arial" w:cs="Arial"/>
        </w:rPr>
        <w:t>shall</w:t>
      </w:r>
      <w:r w:rsidRPr="00194E09">
        <w:rPr>
          <w:rFonts w:ascii="Arial" w:hAnsi="Arial"/>
        </w:rPr>
        <w:t xml:space="preserve"> include the costs of removing goods or chattels abandoned by the Purchaser.</w:t>
      </w:r>
    </w:p>
    <w:p w14:paraId="06066E9D" w14:textId="77777777" w:rsidR="004A5B3E" w:rsidRPr="00194E09" w:rsidRDefault="004A5B3E" w:rsidP="004A5B3E">
      <w:pPr>
        <w:pStyle w:val="ListParagraph"/>
        <w:spacing w:after="120"/>
        <w:ind w:left="360"/>
        <w:jc w:val="both"/>
        <w:rPr>
          <w:rFonts w:ascii="Arial" w:hAnsi="Arial"/>
        </w:rPr>
      </w:pPr>
    </w:p>
    <w:p w14:paraId="3FCE3CA6" w14:textId="77777777" w:rsidR="004A5B3E" w:rsidRPr="00194E09" w:rsidRDefault="004A5B3E" w:rsidP="004A5B3E">
      <w:pPr>
        <w:pStyle w:val="ListParagraph"/>
        <w:numPr>
          <w:ilvl w:val="0"/>
          <w:numId w:val="4"/>
        </w:numPr>
        <w:spacing w:after="120"/>
        <w:jc w:val="both"/>
        <w:rPr>
          <w:rFonts w:ascii="Arial" w:hAnsi="Arial"/>
        </w:rPr>
      </w:pPr>
      <w:r w:rsidRPr="00194E09">
        <w:rPr>
          <w:rFonts w:ascii="Arial" w:hAnsi="Arial"/>
        </w:rPr>
        <w:t>THAT it is further acknowledged and agreed that this Agreement shall be in addition to and in no way whatsoever shall affect, nullify, alter or amend any trust conditions which are now or may subsequently be imposed by the Vendor in the use of or registration of any Transfer of Title document in favour</w:t>
      </w:r>
      <w:r w:rsidRPr="00000A38">
        <w:rPr>
          <w:rFonts w:ascii="Arial" w:hAnsi="Arial" w:cs="Arial"/>
        </w:rPr>
        <w:t xml:space="preserve"> of the Purchaser</w:t>
      </w:r>
      <w:r w:rsidRPr="00194E09">
        <w:rPr>
          <w:rFonts w:ascii="Arial" w:hAnsi="Arial"/>
        </w:rPr>
        <w:t xml:space="preserve">, and it is further acknowledged and agreed that the said taking </w:t>
      </w:r>
      <w:r w:rsidRPr="00000A38">
        <w:rPr>
          <w:rFonts w:ascii="Arial" w:hAnsi="Arial" w:cs="Arial"/>
        </w:rPr>
        <w:t>occupancy</w:t>
      </w:r>
      <w:r w:rsidRPr="00194E09">
        <w:rPr>
          <w:rFonts w:ascii="Arial" w:hAnsi="Arial"/>
        </w:rPr>
        <w:t xml:space="preserve"> is not be construed by the </w:t>
      </w:r>
      <w:r w:rsidRPr="00000A38">
        <w:rPr>
          <w:rFonts w:ascii="Arial" w:hAnsi="Arial" w:cs="Arial"/>
        </w:rPr>
        <w:t>Purchaser</w:t>
      </w:r>
      <w:r w:rsidRPr="00194E09">
        <w:rPr>
          <w:rFonts w:ascii="Arial" w:hAnsi="Arial"/>
        </w:rPr>
        <w:t xml:space="preserve"> as a matter of right arising out of the Offer entered into between the Vendor and the Purchaser, or the registration of Title in the name of the purchaser or under any other agreement;</w:t>
      </w:r>
    </w:p>
    <w:p w14:paraId="65F98E4F" w14:textId="77777777" w:rsidR="004A5B3E" w:rsidRPr="00194E09" w:rsidRDefault="004A5B3E" w:rsidP="004A5B3E">
      <w:pPr>
        <w:pStyle w:val="ListParagraph"/>
        <w:spacing w:after="120"/>
        <w:ind w:left="1080"/>
        <w:jc w:val="both"/>
        <w:rPr>
          <w:rFonts w:ascii="Arial" w:hAnsi="Arial"/>
        </w:rPr>
      </w:pPr>
    </w:p>
    <w:p w14:paraId="31D55D05" w14:textId="77777777" w:rsidR="004A5B3E" w:rsidRPr="00194E09" w:rsidRDefault="004A5B3E" w:rsidP="004A5B3E">
      <w:pPr>
        <w:pStyle w:val="ListParagraph"/>
        <w:numPr>
          <w:ilvl w:val="0"/>
          <w:numId w:val="4"/>
        </w:numPr>
        <w:spacing w:after="120"/>
        <w:jc w:val="both"/>
        <w:rPr>
          <w:rFonts w:ascii="Arial" w:hAnsi="Arial"/>
        </w:rPr>
      </w:pPr>
      <w:r w:rsidRPr="00194E09">
        <w:rPr>
          <w:rFonts w:ascii="Arial" w:hAnsi="Arial"/>
        </w:rPr>
        <w:t xml:space="preserve">THAT it is further acknowledged and agreed that this Agreement shall be in addition to and in no way whatsoever shall affect, nullify, alter or amend any terms or conditions of the Offer previously acknowledged </w:t>
      </w:r>
      <w:proofErr w:type="gramStart"/>
      <w:r w:rsidRPr="00194E09">
        <w:rPr>
          <w:rFonts w:ascii="Arial" w:hAnsi="Arial"/>
        </w:rPr>
        <w:t>herein;</w:t>
      </w:r>
      <w:proofErr w:type="gramEnd"/>
    </w:p>
    <w:p w14:paraId="615E4701" w14:textId="77777777" w:rsidR="004A5B3E" w:rsidRPr="00194E09" w:rsidRDefault="004A5B3E" w:rsidP="004A5B3E">
      <w:pPr>
        <w:pStyle w:val="ListParagraph"/>
        <w:spacing w:after="120"/>
        <w:ind w:left="1080"/>
        <w:jc w:val="both"/>
        <w:rPr>
          <w:rFonts w:ascii="Arial" w:hAnsi="Arial"/>
        </w:rPr>
      </w:pPr>
    </w:p>
    <w:p w14:paraId="78D6E86C" w14:textId="77777777" w:rsidR="004A5B3E" w:rsidRPr="00194E09" w:rsidRDefault="004A5B3E" w:rsidP="004A5B3E">
      <w:pPr>
        <w:pStyle w:val="ListParagraph"/>
        <w:numPr>
          <w:ilvl w:val="0"/>
          <w:numId w:val="4"/>
        </w:numPr>
        <w:spacing w:after="120"/>
        <w:jc w:val="both"/>
        <w:rPr>
          <w:rFonts w:ascii="Arial" w:hAnsi="Arial"/>
        </w:rPr>
      </w:pPr>
      <w:r w:rsidRPr="00194E09">
        <w:rPr>
          <w:rFonts w:ascii="Arial" w:hAnsi="Arial"/>
        </w:rPr>
        <w:t xml:space="preserve">THAT time is of the essence of this </w:t>
      </w:r>
      <w:proofErr w:type="gramStart"/>
      <w:r w:rsidRPr="00194E09">
        <w:rPr>
          <w:rFonts w:ascii="Arial" w:hAnsi="Arial"/>
        </w:rPr>
        <w:t>Agreement;</w:t>
      </w:r>
      <w:proofErr w:type="gramEnd"/>
    </w:p>
    <w:p w14:paraId="679F6920" w14:textId="77777777" w:rsidR="004A5B3E" w:rsidRPr="00194E09" w:rsidRDefault="004A5B3E" w:rsidP="004A5B3E">
      <w:pPr>
        <w:pStyle w:val="ListParagraph"/>
        <w:rPr>
          <w:rFonts w:ascii="Arial" w:hAnsi="Arial"/>
        </w:rPr>
      </w:pPr>
    </w:p>
    <w:p w14:paraId="6990CE0F" w14:textId="77777777" w:rsidR="004A5B3E" w:rsidRPr="00194E09" w:rsidRDefault="004A5B3E" w:rsidP="004A5B3E">
      <w:pPr>
        <w:pStyle w:val="ListParagraph"/>
        <w:numPr>
          <w:ilvl w:val="0"/>
          <w:numId w:val="4"/>
        </w:numPr>
        <w:spacing w:after="120"/>
        <w:jc w:val="both"/>
        <w:rPr>
          <w:rFonts w:ascii="Arial" w:hAnsi="Arial"/>
        </w:rPr>
      </w:pPr>
      <w:r w:rsidRPr="00194E09">
        <w:rPr>
          <w:rFonts w:ascii="Arial" w:hAnsi="Arial"/>
        </w:rPr>
        <w:t xml:space="preserve">THAT this Agreement shall </w:t>
      </w:r>
      <w:proofErr w:type="spellStart"/>
      <w:r w:rsidRPr="00194E09">
        <w:rPr>
          <w:rFonts w:ascii="Arial" w:hAnsi="Arial"/>
        </w:rPr>
        <w:t>enure</w:t>
      </w:r>
      <w:proofErr w:type="spellEnd"/>
      <w:r w:rsidRPr="00194E09">
        <w:rPr>
          <w:rFonts w:ascii="Arial" w:hAnsi="Arial"/>
        </w:rPr>
        <w:t xml:space="preserve"> to the benefit of the Vendor, its administrators, representatives, successors and assigns, and be binding upon the Purchasers, their heirs, executors, administrators, successors and assigns.</w:t>
      </w:r>
    </w:p>
    <w:p w14:paraId="733E02B1" w14:textId="77777777" w:rsidR="004A5B3E" w:rsidRPr="00194E09" w:rsidRDefault="004A5B3E" w:rsidP="004A5B3E">
      <w:pPr>
        <w:pStyle w:val="ListParagraph"/>
        <w:rPr>
          <w:rFonts w:ascii="Arial" w:hAnsi="Arial"/>
        </w:rPr>
      </w:pPr>
    </w:p>
    <w:p w14:paraId="2CFA3A10" w14:textId="77777777" w:rsidR="004A5B3E" w:rsidRPr="00194E09" w:rsidRDefault="004A5B3E" w:rsidP="004A5B3E">
      <w:pPr>
        <w:pStyle w:val="ListParagraph"/>
        <w:numPr>
          <w:ilvl w:val="0"/>
          <w:numId w:val="4"/>
        </w:numPr>
        <w:spacing w:after="120"/>
        <w:jc w:val="both"/>
        <w:rPr>
          <w:rFonts w:ascii="Arial" w:hAnsi="Arial"/>
        </w:rPr>
      </w:pPr>
      <w:r w:rsidRPr="00194E09">
        <w:rPr>
          <w:rFonts w:ascii="Arial" w:hAnsi="Arial"/>
        </w:rPr>
        <w:t>THAT the Agreement may be executed in several counterparts bearing original or facsimile signatures, each of which so executed shall be deemed to be an original, and such counterparts together shall constitute one and the same instrument and notwithstanding their date of execution shall be deemed to bear date as of the date above written.</w:t>
      </w:r>
    </w:p>
    <w:p w14:paraId="169231BC" w14:textId="77777777" w:rsidR="004A5B3E" w:rsidRPr="00194E09" w:rsidRDefault="004A5B3E" w:rsidP="004A5B3E">
      <w:pPr>
        <w:spacing w:after="0"/>
        <w:ind w:left="720"/>
        <w:jc w:val="both"/>
        <w:rPr>
          <w:rFonts w:ascii="Arial" w:hAnsi="Arial"/>
          <w:b/>
        </w:rPr>
      </w:pPr>
    </w:p>
    <w:p w14:paraId="018ABC70" w14:textId="77777777" w:rsidR="004A5B3E" w:rsidRPr="00194E09" w:rsidRDefault="004A5B3E" w:rsidP="004A5B3E">
      <w:pPr>
        <w:spacing w:after="0"/>
        <w:ind w:left="720"/>
        <w:jc w:val="both"/>
        <w:rPr>
          <w:rFonts w:ascii="Arial" w:hAnsi="Arial"/>
          <w:b/>
        </w:rPr>
      </w:pPr>
    </w:p>
    <w:p w14:paraId="426BBE93" w14:textId="3E0F5DC2" w:rsidR="004A5B3E" w:rsidRPr="00194E09" w:rsidRDefault="002764A8" w:rsidP="004A5B3E">
      <w:pPr>
        <w:spacing w:after="0"/>
        <w:ind w:left="720"/>
        <w:jc w:val="both"/>
        <w:rPr>
          <w:rFonts w:ascii="Arial" w:hAnsi="Arial"/>
          <w:b/>
        </w:rPr>
      </w:pPr>
      <w:r w:rsidRPr="002764A8">
        <w:rPr>
          <w:rFonts w:ascii="Arial" w:hAnsi="Arial"/>
          <w:b/>
        </w:rPr>
        <w:t>BZAM CANNABIS CORP.</w:t>
      </w:r>
    </w:p>
    <w:p w14:paraId="3A7AD57C" w14:textId="77777777" w:rsidR="004A5B3E" w:rsidRPr="00194E09" w:rsidRDefault="004A5B3E" w:rsidP="004A5B3E">
      <w:pPr>
        <w:spacing w:after="0"/>
        <w:jc w:val="both"/>
        <w:rPr>
          <w:rFonts w:ascii="Arial" w:hAnsi="Arial"/>
        </w:rPr>
      </w:pPr>
      <w:r w:rsidRPr="00194E09">
        <w:rPr>
          <w:rFonts w:ascii="Arial" w:hAnsi="Arial"/>
        </w:rPr>
        <w:tab/>
      </w:r>
      <w:r w:rsidRPr="00194E09">
        <w:rPr>
          <w:rFonts w:ascii="Arial" w:hAnsi="Arial"/>
        </w:rPr>
        <w:tab/>
      </w:r>
      <w:r w:rsidRPr="00194E09">
        <w:rPr>
          <w:rFonts w:ascii="Arial" w:hAnsi="Arial"/>
        </w:rPr>
        <w:tab/>
      </w:r>
    </w:p>
    <w:p w14:paraId="155CD150" w14:textId="77777777" w:rsidR="004A5B3E" w:rsidRPr="00194E09" w:rsidRDefault="004A5B3E" w:rsidP="004A5B3E">
      <w:pPr>
        <w:spacing w:after="0"/>
        <w:ind w:left="720"/>
        <w:jc w:val="both"/>
        <w:rPr>
          <w:rFonts w:ascii="Arial" w:hAnsi="Arial"/>
        </w:rPr>
      </w:pPr>
      <w:r w:rsidRPr="00194E09">
        <w:rPr>
          <w:rFonts w:ascii="Arial" w:hAnsi="Arial"/>
        </w:rPr>
        <w:tab/>
      </w:r>
      <w:r w:rsidRPr="00194E09">
        <w:rPr>
          <w:rFonts w:ascii="Arial" w:hAnsi="Arial"/>
        </w:rPr>
        <w:tab/>
      </w:r>
    </w:p>
    <w:p w14:paraId="24D6A6AE" w14:textId="77777777" w:rsidR="004A5B3E" w:rsidRPr="00194E09" w:rsidRDefault="004A5B3E" w:rsidP="004A5B3E">
      <w:pPr>
        <w:spacing w:after="0"/>
        <w:ind w:left="720"/>
        <w:jc w:val="both"/>
        <w:rPr>
          <w:rFonts w:ascii="Arial" w:hAnsi="Arial"/>
        </w:rPr>
      </w:pPr>
      <w:r w:rsidRPr="00194E09">
        <w:rPr>
          <w:rFonts w:ascii="Arial" w:hAnsi="Arial"/>
        </w:rPr>
        <w:t>PER:  _______________________________________</w:t>
      </w:r>
    </w:p>
    <w:p w14:paraId="59C53907" w14:textId="77777777" w:rsidR="004A5B3E" w:rsidRPr="00194E09" w:rsidRDefault="004A5B3E" w:rsidP="004A5B3E">
      <w:pPr>
        <w:spacing w:after="0"/>
        <w:ind w:left="720"/>
        <w:jc w:val="both"/>
        <w:rPr>
          <w:rFonts w:ascii="Arial" w:hAnsi="Arial"/>
        </w:rPr>
      </w:pP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p>
    <w:p w14:paraId="7E2996E2" w14:textId="77777777" w:rsidR="004A5B3E" w:rsidRPr="00194E09" w:rsidRDefault="004A5B3E" w:rsidP="004A5B3E">
      <w:pPr>
        <w:spacing w:after="0"/>
        <w:jc w:val="both"/>
        <w:rPr>
          <w:rFonts w:ascii="Arial" w:hAnsi="Arial"/>
        </w:rPr>
      </w:pP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p>
    <w:p w14:paraId="1C8E5809" w14:textId="2B360508" w:rsidR="004A5B3E" w:rsidRPr="00194E09" w:rsidRDefault="004A5B3E" w:rsidP="004A5B3E">
      <w:pPr>
        <w:spacing w:after="0"/>
        <w:jc w:val="both"/>
        <w:rPr>
          <w:rFonts w:ascii="Arial" w:hAnsi="Arial"/>
          <w:b/>
        </w:rPr>
      </w:pPr>
      <w:r w:rsidRPr="00194E09">
        <w:rPr>
          <w:rFonts w:ascii="Arial" w:hAnsi="Arial"/>
        </w:rPr>
        <w:tab/>
      </w:r>
      <w:r w:rsidR="002764A8" w:rsidRPr="002764A8">
        <w:rPr>
          <w:rFonts w:ascii="Arial" w:hAnsi="Arial"/>
          <w:b/>
        </w:rPr>
        <w:t>JL LEGACY LTD. AND/OR NOMINEE</w:t>
      </w:r>
    </w:p>
    <w:p w14:paraId="1BD41588" w14:textId="77777777" w:rsidR="004A5B3E" w:rsidRPr="00194E09" w:rsidRDefault="004A5B3E" w:rsidP="004A5B3E">
      <w:pPr>
        <w:spacing w:after="0"/>
        <w:jc w:val="both"/>
        <w:rPr>
          <w:rFonts w:ascii="Arial" w:hAnsi="Arial"/>
        </w:rPr>
      </w:pPr>
    </w:p>
    <w:p w14:paraId="324AC817" w14:textId="77777777" w:rsidR="004A5B3E" w:rsidRPr="00194E09" w:rsidRDefault="004A5B3E" w:rsidP="004A5B3E">
      <w:pPr>
        <w:spacing w:after="0"/>
        <w:jc w:val="both"/>
        <w:rPr>
          <w:rFonts w:ascii="Arial" w:hAnsi="Arial"/>
        </w:rPr>
      </w:pPr>
    </w:p>
    <w:p w14:paraId="79EAF158" w14:textId="77777777" w:rsidR="004A5B3E" w:rsidRPr="00194E09" w:rsidRDefault="004A5B3E" w:rsidP="004A5B3E">
      <w:pPr>
        <w:spacing w:after="0"/>
        <w:ind w:left="720"/>
        <w:jc w:val="both"/>
        <w:rPr>
          <w:rFonts w:ascii="Arial" w:hAnsi="Arial"/>
        </w:rPr>
      </w:pPr>
      <w:r w:rsidRPr="00194E09">
        <w:rPr>
          <w:rFonts w:ascii="Arial" w:hAnsi="Arial"/>
        </w:rPr>
        <w:t>PER:  _______________________________________</w:t>
      </w:r>
    </w:p>
    <w:p w14:paraId="4539B8C0" w14:textId="77777777" w:rsidR="004A5B3E" w:rsidRPr="00194E09" w:rsidRDefault="004A5B3E" w:rsidP="004A5B3E">
      <w:pPr>
        <w:spacing w:after="0"/>
        <w:ind w:left="720"/>
        <w:jc w:val="both"/>
        <w:rPr>
          <w:rFonts w:ascii="Arial" w:hAnsi="Arial"/>
        </w:rPr>
      </w:pP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r w:rsidRPr="00194E09">
        <w:rPr>
          <w:rFonts w:ascii="Arial" w:hAnsi="Arial"/>
        </w:rPr>
        <w:tab/>
      </w:r>
    </w:p>
    <w:p w14:paraId="52717A49" w14:textId="77777777" w:rsidR="004A5B3E" w:rsidRPr="00194E09" w:rsidRDefault="004A5B3E" w:rsidP="004A5B3E">
      <w:pPr>
        <w:spacing w:after="0"/>
        <w:jc w:val="both"/>
        <w:rPr>
          <w:rFonts w:ascii="Arial" w:hAnsi="Arial"/>
        </w:rPr>
      </w:pPr>
    </w:p>
    <w:p w14:paraId="666D28DF" w14:textId="77777777" w:rsidR="004A5B3E" w:rsidRDefault="004A5B3E" w:rsidP="004A5B3E">
      <w:pPr>
        <w:rPr>
          <w:rFonts w:ascii="Arial" w:hAnsi="Arial"/>
        </w:rPr>
      </w:pPr>
    </w:p>
    <w:p w14:paraId="1D68733B" w14:textId="77777777" w:rsidR="0075533A" w:rsidRDefault="0075533A" w:rsidP="004A5B3E">
      <w:pPr>
        <w:rPr>
          <w:rFonts w:ascii="Arial" w:hAnsi="Arial"/>
        </w:rPr>
      </w:pPr>
    </w:p>
    <w:p w14:paraId="260EE1D1" w14:textId="77777777" w:rsidR="0075533A" w:rsidRDefault="0075533A" w:rsidP="004A5B3E">
      <w:pPr>
        <w:rPr>
          <w:rFonts w:ascii="Arial" w:hAnsi="Arial"/>
        </w:rPr>
      </w:pPr>
    </w:p>
    <w:p w14:paraId="43FF08E9" w14:textId="77777777" w:rsidR="0075533A" w:rsidRDefault="0075533A" w:rsidP="004A5B3E">
      <w:pPr>
        <w:rPr>
          <w:rFonts w:ascii="Arial" w:hAnsi="Arial"/>
        </w:rPr>
      </w:pPr>
    </w:p>
    <w:p w14:paraId="387D0E49" w14:textId="77777777" w:rsidR="0075533A" w:rsidRDefault="0075533A" w:rsidP="004A5B3E">
      <w:pPr>
        <w:rPr>
          <w:rFonts w:ascii="Arial" w:hAnsi="Arial"/>
        </w:rPr>
      </w:pPr>
    </w:p>
    <w:p w14:paraId="1A57FA10" w14:textId="77777777" w:rsidR="0075533A" w:rsidRDefault="0075533A" w:rsidP="004A5B3E">
      <w:pPr>
        <w:rPr>
          <w:rFonts w:ascii="Arial" w:hAnsi="Arial"/>
        </w:rPr>
      </w:pPr>
    </w:p>
    <w:p w14:paraId="56ACFF05" w14:textId="77777777" w:rsidR="0075533A" w:rsidRDefault="0075533A" w:rsidP="004A5B3E">
      <w:pPr>
        <w:rPr>
          <w:rFonts w:ascii="Arial" w:hAnsi="Arial"/>
        </w:rPr>
      </w:pPr>
    </w:p>
    <w:p w14:paraId="7A4E516D" w14:textId="77777777" w:rsidR="0075533A" w:rsidRDefault="0075533A" w:rsidP="004A5B3E">
      <w:pPr>
        <w:rPr>
          <w:rFonts w:ascii="Arial" w:hAnsi="Arial"/>
        </w:rPr>
      </w:pPr>
    </w:p>
    <w:p w14:paraId="1549606A" w14:textId="77777777" w:rsidR="0075533A" w:rsidRDefault="0075533A" w:rsidP="004A5B3E">
      <w:pPr>
        <w:rPr>
          <w:rFonts w:ascii="Arial" w:hAnsi="Arial"/>
        </w:rPr>
      </w:pPr>
    </w:p>
    <w:p w14:paraId="2D24F0EF" w14:textId="77777777" w:rsidR="0075533A" w:rsidRDefault="0075533A" w:rsidP="004A5B3E">
      <w:pPr>
        <w:rPr>
          <w:rFonts w:ascii="Arial" w:hAnsi="Arial"/>
        </w:rPr>
      </w:pPr>
    </w:p>
    <w:p w14:paraId="36409138" w14:textId="77777777" w:rsidR="0075533A" w:rsidRPr="00194E09" w:rsidRDefault="0075533A" w:rsidP="004A5B3E">
      <w:pPr>
        <w:rPr>
          <w:rFonts w:ascii="Arial" w:hAnsi="Arial"/>
        </w:rPr>
      </w:pPr>
    </w:p>
    <w:p w14:paraId="04C5D180" w14:textId="77777777" w:rsidR="004A5B3E" w:rsidRPr="00194E09" w:rsidRDefault="004A5B3E" w:rsidP="004A5B3E">
      <w:pPr>
        <w:jc w:val="center"/>
        <w:rPr>
          <w:rFonts w:ascii="Arial" w:hAnsi="Arial"/>
        </w:rPr>
      </w:pPr>
      <w:r w:rsidRPr="00194E09">
        <w:rPr>
          <w:rFonts w:ascii="Arial" w:hAnsi="Arial"/>
        </w:rPr>
        <w:t>SCHEDULE “A”</w:t>
      </w:r>
    </w:p>
    <w:p w14:paraId="3402D0DA" w14:textId="77777777" w:rsidR="004A5B3E" w:rsidRPr="00194E09" w:rsidRDefault="004A5B3E" w:rsidP="004A5B3E">
      <w:pPr>
        <w:spacing w:after="0"/>
        <w:ind w:left="720"/>
        <w:jc w:val="center"/>
        <w:rPr>
          <w:rFonts w:ascii="Arial" w:hAnsi="Arial"/>
        </w:rPr>
      </w:pPr>
    </w:p>
    <w:p w14:paraId="6B12FB42" w14:textId="77777777" w:rsidR="004A5B3E" w:rsidRPr="00194E09" w:rsidRDefault="004A5B3E" w:rsidP="004A5B3E">
      <w:pPr>
        <w:spacing w:after="0"/>
        <w:ind w:left="720"/>
        <w:jc w:val="center"/>
        <w:rPr>
          <w:rFonts w:ascii="Arial" w:hAnsi="Arial"/>
        </w:rPr>
      </w:pPr>
    </w:p>
    <w:p w14:paraId="523DF86E" w14:textId="77777777" w:rsidR="004A5B3E" w:rsidRPr="00194E09" w:rsidRDefault="004A5B3E" w:rsidP="004A5B3E">
      <w:pPr>
        <w:spacing w:after="0"/>
        <w:jc w:val="center"/>
        <w:rPr>
          <w:rFonts w:ascii="Arial" w:hAnsi="Arial"/>
        </w:rPr>
      </w:pPr>
      <w:r w:rsidRPr="00194E09">
        <w:rPr>
          <w:rFonts w:ascii="Arial" w:hAnsi="Arial"/>
        </w:rPr>
        <w:t>- see attached -</w:t>
      </w:r>
    </w:p>
    <w:p w14:paraId="16AC263D" w14:textId="77777777" w:rsidR="001300AF" w:rsidRDefault="001300AF"/>
    <w:sectPr w:rsidR="001300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7B5"/>
    <w:multiLevelType w:val="hybridMultilevel"/>
    <w:tmpl w:val="9122674C"/>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37C625C"/>
    <w:multiLevelType w:val="hybridMultilevel"/>
    <w:tmpl w:val="836C5FBC"/>
    <w:lvl w:ilvl="0" w:tplc="BA12EE88">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37545D00"/>
    <w:multiLevelType w:val="hybridMultilevel"/>
    <w:tmpl w:val="F1A840F8"/>
    <w:lvl w:ilvl="0" w:tplc="10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710C1A8C"/>
    <w:multiLevelType w:val="hybridMultilevel"/>
    <w:tmpl w:val="ED9C3176"/>
    <w:lvl w:ilvl="0" w:tplc="10090019">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295454261">
    <w:abstractNumId w:val="0"/>
  </w:num>
  <w:num w:numId="2" w16cid:durableId="982654887">
    <w:abstractNumId w:val="1"/>
  </w:num>
  <w:num w:numId="3" w16cid:durableId="2044939816">
    <w:abstractNumId w:val="3"/>
  </w:num>
  <w:num w:numId="4" w16cid:durableId="3459867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m Latimer">
    <w15:presenceInfo w15:providerId="AD" w15:userId="S::tim@businessasaforceforgood.ca::a58b7d9a-211b-4014-8f8a-501978bda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3E"/>
    <w:rsid w:val="00062A52"/>
    <w:rsid w:val="001300AF"/>
    <w:rsid w:val="002764A8"/>
    <w:rsid w:val="002E6286"/>
    <w:rsid w:val="003452C6"/>
    <w:rsid w:val="00366A96"/>
    <w:rsid w:val="004A5B3E"/>
    <w:rsid w:val="004C7007"/>
    <w:rsid w:val="005379CB"/>
    <w:rsid w:val="006C67D6"/>
    <w:rsid w:val="0075533A"/>
    <w:rsid w:val="007D3D51"/>
    <w:rsid w:val="00936AA1"/>
    <w:rsid w:val="00AB6CF6"/>
    <w:rsid w:val="00B842E6"/>
    <w:rsid w:val="00BC447A"/>
    <w:rsid w:val="00C91510"/>
    <w:rsid w:val="00CE3A21"/>
    <w:rsid w:val="00EB57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E8B7"/>
  <w15:chartTrackingRefBased/>
  <w15:docId w15:val="{8F5B7AA1-FDA6-4946-91A0-7B7B722AE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B3E"/>
    <w:pPr>
      <w:spacing w:line="259" w:lineRule="auto"/>
    </w:pPr>
    <w:rPr>
      <w:kern w:val="0"/>
      <w:sz w:val="22"/>
      <w:szCs w:val="22"/>
      <w14:ligatures w14:val="none"/>
    </w:rPr>
  </w:style>
  <w:style w:type="paragraph" w:styleId="Heading1">
    <w:name w:val="heading 1"/>
    <w:basedOn w:val="Normal"/>
    <w:next w:val="Normal"/>
    <w:link w:val="Heading1Char"/>
    <w:uiPriority w:val="9"/>
    <w:qFormat/>
    <w:rsid w:val="004A5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3E"/>
    <w:rPr>
      <w:rFonts w:eastAsiaTheme="majorEastAsia" w:cstheme="majorBidi"/>
      <w:color w:val="272727" w:themeColor="text1" w:themeTint="D8"/>
    </w:rPr>
  </w:style>
  <w:style w:type="paragraph" w:styleId="Title">
    <w:name w:val="Title"/>
    <w:basedOn w:val="Normal"/>
    <w:next w:val="Normal"/>
    <w:link w:val="TitleChar"/>
    <w:uiPriority w:val="10"/>
    <w:qFormat/>
    <w:rsid w:val="004A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3E"/>
    <w:pPr>
      <w:spacing w:before="160"/>
      <w:jc w:val="center"/>
    </w:pPr>
    <w:rPr>
      <w:i/>
      <w:iCs/>
      <w:color w:val="404040" w:themeColor="text1" w:themeTint="BF"/>
    </w:rPr>
  </w:style>
  <w:style w:type="character" w:customStyle="1" w:styleId="QuoteChar">
    <w:name w:val="Quote Char"/>
    <w:basedOn w:val="DefaultParagraphFont"/>
    <w:link w:val="Quote"/>
    <w:uiPriority w:val="29"/>
    <w:rsid w:val="004A5B3E"/>
    <w:rPr>
      <w:i/>
      <w:iCs/>
      <w:color w:val="404040" w:themeColor="text1" w:themeTint="BF"/>
    </w:rPr>
  </w:style>
  <w:style w:type="paragraph" w:styleId="ListParagraph">
    <w:name w:val="List Paragraph"/>
    <w:basedOn w:val="Normal"/>
    <w:uiPriority w:val="34"/>
    <w:qFormat/>
    <w:rsid w:val="004A5B3E"/>
    <w:pPr>
      <w:ind w:left="720"/>
      <w:contextualSpacing/>
    </w:pPr>
  </w:style>
  <w:style w:type="character" w:styleId="IntenseEmphasis">
    <w:name w:val="Intense Emphasis"/>
    <w:basedOn w:val="DefaultParagraphFont"/>
    <w:uiPriority w:val="21"/>
    <w:qFormat/>
    <w:rsid w:val="004A5B3E"/>
    <w:rPr>
      <w:i/>
      <w:iCs/>
      <w:color w:val="0F4761" w:themeColor="accent1" w:themeShade="BF"/>
    </w:rPr>
  </w:style>
  <w:style w:type="paragraph" w:styleId="IntenseQuote">
    <w:name w:val="Intense Quote"/>
    <w:basedOn w:val="Normal"/>
    <w:next w:val="Normal"/>
    <w:link w:val="IntenseQuoteChar"/>
    <w:uiPriority w:val="30"/>
    <w:qFormat/>
    <w:rsid w:val="004A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B3E"/>
    <w:rPr>
      <w:i/>
      <w:iCs/>
      <w:color w:val="0F4761" w:themeColor="accent1" w:themeShade="BF"/>
    </w:rPr>
  </w:style>
  <w:style w:type="character" w:styleId="IntenseReference">
    <w:name w:val="Intense Reference"/>
    <w:basedOn w:val="DefaultParagraphFont"/>
    <w:uiPriority w:val="32"/>
    <w:qFormat/>
    <w:rsid w:val="004A5B3E"/>
    <w:rPr>
      <w:b/>
      <w:bCs/>
      <w:smallCaps/>
      <w:color w:val="0F4761" w:themeColor="accent1" w:themeShade="BF"/>
      <w:spacing w:val="5"/>
    </w:rPr>
  </w:style>
  <w:style w:type="paragraph" w:styleId="Revision">
    <w:name w:val="Revision"/>
    <w:hidden/>
    <w:uiPriority w:val="99"/>
    <w:semiHidden/>
    <w:rsid w:val="00AB6CF6"/>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Williams</dc:creator>
  <cp:keywords/>
  <dc:description/>
  <cp:lastModifiedBy>Tim Latimer</cp:lastModifiedBy>
  <cp:revision>2</cp:revision>
  <dcterms:created xsi:type="dcterms:W3CDTF">2024-12-06T00:38:00Z</dcterms:created>
  <dcterms:modified xsi:type="dcterms:W3CDTF">2024-12-06T00:38:00Z</dcterms:modified>
</cp:coreProperties>
</file>