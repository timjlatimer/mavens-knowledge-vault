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CDDD8" w14:textId="356D8E81" w:rsidR="00755454" w:rsidRPr="007A0C3E" w:rsidRDefault="00A923B9" w:rsidP="006B2AC7">
      <w:pPr>
        <w:jc w:val="center"/>
        <w:rPr>
          <w:rFonts w:asciiTheme="minorHAnsi" w:hAnsiTheme="minorHAnsi"/>
          <w:b/>
          <w:bCs/>
          <w:szCs w:val="22"/>
        </w:rPr>
      </w:pPr>
      <w:r w:rsidRPr="007A0C3E">
        <w:rPr>
          <w:rFonts w:ascii="Calibri" w:hAnsi="Calibri"/>
          <w:b/>
          <w:bCs/>
          <w:szCs w:val="22"/>
        </w:rPr>
        <w:t xml:space="preserve">CONSULTING AND </w:t>
      </w:r>
      <w:r w:rsidR="00701984" w:rsidRPr="007A0C3E">
        <w:rPr>
          <w:rFonts w:ascii="Calibri" w:hAnsi="Calibri"/>
          <w:b/>
          <w:bCs/>
          <w:szCs w:val="22"/>
        </w:rPr>
        <w:t xml:space="preserve">SPECIFIC </w:t>
      </w:r>
      <w:r w:rsidR="009F305D" w:rsidRPr="007A0C3E">
        <w:rPr>
          <w:rFonts w:ascii="Calibri" w:hAnsi="Calibri"/>
          <w:b/>
          <w:bCs/>
          <w:szCs w:val="22"/>
        </w:rPr>
        <w:t>TRANSACTION</w:t>
      </w:r>
      <w:r w:rsidR="00701984" w:rsidRPr="007A0C3E">
        <w:rPr>
          <w:rFonts w:ascii="Calibri" w:hAnsi="Calibri"/>
          <w:b/>
          <w:bCs/>
          <w:szCs w:val="22"/>
        </w:rPr>
        <w:t xml:space="preserve"> FEE AGREEMENT</w:t>
      </w:r>
      <w:r w:rsidR="00701984" w:rsidRPr="007A0C3E">
        <w:rPr>
          <w:rFonts w:ascii="Calibri" w:hAnsi="Calibri"/>
          <w:szCs w:val="22"/>
        </w:rPr>
        <w:br/>
      </w:r>
      <w:r w:rsidR="00701984" w:rsidRPr="007A0C3E">
        <w:rPr>
          <w:rFonts w:ascii="Calibri" w:hAnsi="Calibri"/>
          <w:b/>
          <w:bCs/>
          <w:szCs w:val="22"/>
        </w:rPr>
        <w:t xml:space="preserve">Re: </w:t>
      </w:r>
      <w:proofErr w:type="spellStart"/>
      <w:r w:rsidR="006A7258" w:rsidRPr="007A0C3E">
        <w:rPr>
          <w:rFonts w:asciiTheme="minorHAnsi" w:hAnsiTheme="minorHAnsi" w:cstheme="minorHAnsi"/>
          <w:b/>
          <w:bCs/>
          <w:szCs w:val="22"/>
        </w:rPr>
        <w:t>ValueMax</w:t>
      </w:r>
      <w:proofErr w:type="spellEnd"/>
      <w:r w:rsidR="006A7258" w:rsidRPr="007A0C3E">
        <w:rPr>
          <w:rFonts w:asciiTheme="minorHAnsi" w:hAnsiTheme="minorHAnsi" w:cstheme="minorHAnsi"/>
          <w:b/>
          <w:bCs/>
          <w:szCs w:val="22"/>
        </w:rPr>
        <w:t xml:space="preserve">™ and Preparing to Sell </w:t>
      </w:r>
      <w:proofErr w:type="gramStart"/>
      <w:r w:rsidR="006A7258" w:rsidRPr="007A0C3E">
        <w:rPr>
          <w:rFonts w:asciiTheme="minorHAnsi" w:hAnsiTheme="minorHAnsi" w:cstheme="minorHAnsi"/>
          <w:b/>
          <w:bCs/>
          <w:szCs w:val="22"/>
        </w:rPr>
        <w:t>To</w:t>
      </w:r>
      <w:proofErr w:type="gramEnd"/>
      <w:r w:rsidR="006A7258" w:rsidRPr="007A0C3E">
        <w:rPr>
          <w:rFonts w:asciiTheme="minorHAnsi" w:hAnsiTheme="minorHAnsi" w:cstheme="minorHAnsi"/>
          <w:b/>
          <w:bCs/>
          <w:szCs w:val="22"/>
        </w:rPr>
        <w:t xml:space="preserve"> Strategics</w:t>
      </w:r>
      <w:r w:rsidR="006A7258" w:rsidRPr="007A0C3E">
        <w:rPr>
          <w:rFonts w:ascii="Calibri" w:hAnsi="Calibri"/>
          <w:b/>
          <w:bCs/>
          <w:szCs w:val="22"/>
        </w:rPr>
        <w:t xml:space="preserve"> and </w:t>
      </w:r>
      <w:r w:rsidR="00701984" w:rsidRPr="007A0C3E">
        <w:rPr>
          <w:rFonts w:ascii="Calibri" w:hAnsi="Calibri"/>
          <w:b/>
          <w:bCs/>
          <w:szCs w:val="22"/>
        </w:rPr>
        <w:t>Introduction of Sale of Business</w:t>
      </w:r>
    </w:p>
    <w:p w14:paraId="57B78F9E" w14:textId="77777777" w:rsidR="00483717" w:rsidRPr="007A0C3E" w:rsidRDefault="00483717" w:rsidP="006B2AC7">
      <w:pPr>
        <w:pStyle w:val="TextLeft"/>
        <w:tabs>
          <w:tab w:val="left" w:pos="5040"/>
        </w:tabs>
        <w:jc w:val="both"/>
        <w:rPr>
          <w:rFonts w:asciiTheme="minorHAnsi" w:hAnsiTheme="minorHAnsi"/>
          <w:b/>
          <w:sz w:val="22"/>
          <w:szCs w:val="22"/>
        </w:rPr>
      </w:pPr>
      <w:bookmarkStart w:id="0" w:name="_MailEndCompose"/>
      <w:bookmarkEnd w:id="0"/>
    </w:p>
    <w:p w14:paraId="5925BCA0" w14:textId="77777777" w:rsidR="007A38F1" w:rsidRDefault="0096419B" w:rsidP="00A622AD">
      <w:pPr>
        <w:jc w:val="both"/>
        <w:rPr>
          <w:rFonts w:ascii="Calibri" w:hAnsi="Calibri"/>
          <w:szCs w:val="22"/>
        </w:rPr>
      </w:pPr>
      <w:r w:rsidRPr="007A0C3E">
        <w:rPr>
          <w:rFonts w:asciiTheme="minorHAnsi" w:hAnsiTheme="minorHAnsi"/>
          <w:szCs w:val="22"/>
        </w:rPr>
        <w:t>With this agreement (the</w:t>
      </w:r>
      <w:r w:rsidRPr="007A0C3E">
        <w:rPr>
          <w:rFonts w:asciiTheme="minorHAnsi" w:hAnsiTheme="minorHAnsi"/>
          <w:b/>
          <w:szCs w:val="22"/>
        </w:rPr>
        <w:t xml:space="preserve"> </w:t>
      </w:r>
      <w:r w:rsidRPr="007A0C3E">
        <w:rPr>
          <w:rFonts w:asciiTheme="minorHAnsi" w:hAnsiTheme="minorHAnsi"/>
          <w:b/>
          <w:i/>
          <w:szCs w:val="22"/>
        </w:rPr>
        <w:t>“Agreement”</w:t>
      </w:r>
      <w:r w:rsidR="00F74615" w:rsidRPr="007A0C3E">
        <w:rPr>
          <w:rFonts w:asciiTheme="minorHAnsi" w:hAnsiTheme="minorHAnsi"/>
          <w:szCs w:val="22"/>
        </w:rPr>
        <w:t>)</w:t>
      </w:r>
      <w:r w:rsidR="007A0C3E">
        <w:rPr>
          <w:rFonts w:asciiTheme="minorHAnsi" w:hAnsiTheme="minorHAnsi"/>
          <w:szCs w:val="22"/>
        </w:rPr>
        <w:t xml:space="preserve"> </w:t>
      </w:r>
      <w:sdt>
        <w:sdtPr>
          <w:rPr>
            <w:rFonts w:asciiTheme="minorHAnsi" w:hAnsiTheme="minorHAnsi"/>
            <w:b/>
            <w:bCs/>
            <w:szCs w:val="22"/>
          </w:rPr>
          <w:id w:val="304512426"/>
          <w:placeholder>
            <w:docPart w:val="DefaultPlaceholder_-1854013440"/>
          </w:placeholder>
          <w15:webExtensionCreated/>
        </w:sdtPr>
        <w:sdtEndPr/>
        <w:sdtContent>
          <w:proofErr w:type="spellStart"/>
          <w:r w:rsidR="007A0C3E" w:rsidRPr="007A0C3E">
            <w:rPr>
              <w:rFonts w:asciiTheme="minorHAnsi" w:hAnsiTheme="minorHAnsi"/>
              <w:b/>
              <w:bCs/>
              <w:szCs w:val="22"/>
            </w:rPr>
            <w:t>Cashco</w:t>
          </w:r>
          <w:proofErr w:type="spellEnd"/>
          <w:r w:rsidR="007A0C3E" w:rsidRPr="007A0C3E">
            <w:rPr>
              <w:rFonts w:asciiTheme="minorHAnsi" w:hAnsiTheme="minorHAnsi"/>
              <w:b/>
              <w:bCs/>
              <w:szCs w:val="22"/>
            </w:rPr>
            <w:t xml:space="preserve"> Financial Inc.</w:t>
          </w:r>
        </w:sdtContent>
      </w:sdt>
      <w:r w:rsidR="007848DB" w:rsidRPr="007A0C3E">
        <w:rPr>
          <w:rFonts w:asciiTheme="minorHAnsi" w:hAnsiTheme="minorHAnsi"/>
        </w:rPr>
        <w:t xml:space="preserve"> </w:t>
      </w:r>
      <w:r w:rsidR="001E2F0F" w:rsidRPr="007A0C3E">
        <w:rPr>
          <w:rFonts w:asciiTheme="minorHAnsi" w:hAnsiTheme="minorHAnsi"/>
          <w:bCs/>
          <w:lang w:val="en-CA" w:eastAsia="en-CA"/>
        </w:rPr>
        <w:t xml:space="preserve">of </w:t>
      </w:r>
      <w:sdt>
        <w:sdtPr>
          <w:rPr>
            <w:rFonts w:asciiTheme="minorHAnsi" w:hAnsiTheme="minorHAnsi"/>
            <w:b/>
            <w:lang w:val="en-CA" w:eastAsia="en-CA"/>
          </w:rPr>
          <w:id w:val="-1330511604"/>
          <w:placeholder>
            <w:docPart w:val="DefaultPlaceholder_-1854013440"/>
          </w:placeholder>
          <w15:webExtensionCreated/>
        </w:sdtPr>
        <w:sdtEndPr/>
        <w:sdtContent>
          <w:r w:rsidR="007A0C3E" w:rsidRPr="007A0C3E">
            <w:rPr>
              <w:rFonts w:asciiTheme="minorHAnsi" w:hAnsiTheme="minorHAnsi"/>
              <w:b/>
              <w:lang w:val="en-CA" w:eastAsia="en-CA"/>
            </w:rPr>
            <w:t>4803 87 St NW #200, Edmonton, AB T6E 0V3, Canada</w:t>
          </w:r>
        </w:sdtContent>
      </w:sdt>
      <w:r w:rsidR="001E2F0F" w:rsidRPr="007A0C3E">
        <w:rPr>
          <w:rFonts w:asciiTheme="minorHAnsi" w:hAnsiTheme="minorHAnsi"/>
          <w:bCs/>
          <w:lang w:val="en-CA" w:eastAsia="en-CA"/>
        </w:rPr>
        <w:t xml:space="preserve"> </w:t>
      </w:r>
      <w:r w:rsidR="003C13A0" w:rsidRPr="007A0C3E">
        <w:rPr>
          <w:rFonts w:asciiTheme="minorHAnsi" w:hAnsiTheme="minorHAnsi"/>
          <w:szCs w:val="22"/>
        </w:rPr>
        <w:t>(</w:t>
      </w:r>
      <w:r w:rsidR="00701984" w:rsidRPr="007A0C3E">
        <w:rPr>
          <w:rFonts w:asciiTheme="minorHAnsi" w:hAnsiTheme="minorHAnsi"/>
          <w:i/>
          <w:szCs w:val="22"/>
        </w:rPr>
        <w:t>“</w:t>
      </w:r>
      <w:r w:rsidR="00701984" w:rsidRPr="007A0C3E">
        <w:rPr>
          <w:rFonts w:asciiTheme="minorHAnsi" w:hAnsiTheme="minorHAnsi"/>
          <w:b/>
          <w:i/>
          <w:szCs w:val="22"/>
        </w:rPr>
        <w:t>Client</w:t>
      </w:r>
      <w:r w:rsidR="00701984" w:rsidRPr="007A0C3E">
        <w:rPr>
          <w:rFonts w:asciiTheme="minorHAnsi" w:hAnsiTheme="minorHAnsi"/>
          <w:i/>
          <w:szCs w:val="22"/>
        </w:rPr>
        <w:t>”</w:t>
      </w:r>
      <w:r w:rsidR="000926F9" w:rsidRPr="007A0C3E">
        <w:rPr>
          <w:rFonts w:asciiTheme="minorHAnsi" w:hAnsiTheme="minorHAnsi"/>
          <w:i/>
          <w:szCs w:val="22"/>
        </w:rPr>
        <w:t xml:space="preserve"> </w:t>
      </w:r>
      <w:r w:rsidR="000926F9" w:rsidRPr="007A0C3E">
        <w:rPr>
          <w:rFonts w:asciiTheme="minorHAnsi" w:hAnsiTheme="minorHAnsi"/>
          <w:bCs/>
          <w:iCs/>
          <w:szCs w:val="22"/>
        </w:rPr>
        <w:t>or</w:t>
      </w:r>
      <w:r w:rsidR="000926F9" w:rsidRPr="007A0C3E">
        <w:rPr>
          <w:rFonts w:asciiTheme="minorHAnsi" w:hAnsiTheme="minorHAnsi"/>
          <w:b/>
          <w:i/>
          <w:szCs w:val="22"/>
        </w:rPr>
        <w:t xml:space="preserve"> </w:t>
      </w:r>
      <w:r w:rsidR="000926F9" w:rsidRPr="007A0C3E">
        <w:rPr>
          <w:rFonts w:asciiTheme="minorHAnsi" w:hAnsiTheme="minorHAnsi"/>
          <w:i/>
          <w:szCs w:val="22"/>
        </w:rPr>
        <w:t>“</w:t>
      </w:r>
      <w:r w:rsidR="000926F9" w:rsidRPr="007A0C3E">
        <w:rPr>
          <w:rFonts w:asciiTheme="minorHAnsi" w:hAnsiTheme="minorHAnsi"/>
          <w:b/>
          <w:i/>
          <w:szCs w:val="22"/>
        </w:rPr>
        <w:t>Client Party</w:t>
      </w:r>
      <w:r w:rsidR="000926F9" w:rsidRPr="007A0C3E">
        <w:rPr>
          <w:rFonts w:asciiTheme="minorHAnsi" w:hAnsiTheme="minorHAnsi"/>
          <w:i/>
          <w:szCs w:val="22"/>
        </w:rPr>
        <w:t>”</w:t>
      </w:r>
      <w:r w:rsidR="00951E24" w:rsidRPr="007A0C3E">
        <w:rPr>
          <w:rFonts w:asciiTheme="minorHAnsi" w:hAnsiTheme="minorHAnsi"/>
          <w:szCs w:val="22"/>
        </w:rPr>
        <w:t>) offers to r</w:t>
      </w:r>
      <w:r w:rsidR="00701984" w:rsidRPr="007A0C3E">
        <w:rPr>
          <w:rFonts w:asciiTheme="minorHAnsi" w:hAnsiTheme="minorHAnsi"/>
          <w:szCs w:val="22"/>
        </w:rPr>
        <w:t xml:space="preserve">etain the services of </w:t>
      </w:r>
      <w:sdt>
        <w:sdtPr>
          <w:rPr>
            <w:rFonts w:asciiTheme="minorHAnsi" w:hAnsiTheme="minorHAnsi"/>
            <w:b/>
            <w:bCs/>
            <w:szCs w:val="22"/>
          </w:rPr>
          <w:id w:val="852233627"/>
          <w:placeholder>
            <w:docPart w:val="DefaultPlaceholder_-1854013440"/>
          </w:placeholder>
          <w15:webExtensionCreated/>
        </w:sdtPr>
        <w:sdtEndPr/>
        <w:sdtContent>
          <w:r w:rsidR="00A854D0">
            <w:rPr>
              <w:rFonts w:asciiTheme="minorHAnsi" w:hAnsiTheme="minorHAnsi"/>
              <w:b/>
              <w:bCs/>
              <w:szCs w:val="22"/>
            </w:rPr>
            <w:t>STS Capital Partners Inc</w:t>
          </w:r>
        </w:sdtContent>
      </w:sdt>
      <w:r w:rsidR="000837ED" w:rsidRPr="007A0C3E">
        <w:rPr>
          <w:rFonts w:asciiTheme="minorHAnsi" w:hAnsiTheme="minorHAnsi"/>
          <w:bCs/>
          <w:szCs w:val="22"/>
        </w:rPr>
        <w:t xml:space="preserve"> </w:t>
      </w:r>
      <w:r w:rsidR="00701984" w:rsidRPr="007A0C3E">
        <w:rPr>
          <w:rFonts w:asciiTheme="minorHAnsi" w:hAnsiTheme="minorHAnsi"/>
          <w:szCs w:val="22"/>
        </w:rPr>
        <w:t>(</w:t>
      </w:r>
      <w:r w:rsidR="00701984" w:rsidRPr="007A0C3E">
        <w:rPr>
          <w:rFonts w:asciiTheme="minorHAnsi" w:hAnsiTheme="minorHAnsi"/>
          <w:b/>
          <w:i/>
          <w:szCs w:val="22"/>
        </w:rPr>
        <w:t>“</w:t>
      </w:r>
      <w:r w:rsidR="00BE4791" w:rsidRPr="007A0C3E">
        <w:rPr>
          <w:rFonts w:asciiTheme="minorHAnsi" w:hAnsiTheme="minorHAnsi"/>
          <w:b/>
          <w:i/>
          <w:szCs w:val="22"/>
        </w:rPr>
        <w:t>STS</w:t>
      </w:r>
      <w:r w:rsidR="00701984" w:rsidRPr="007A0C3E">
        <w:rPr>
          <w:rFonts w:asciiTheme="minorHAnsi" w:hAnsiTheme="minorHAnsi"/>
          <w:b/>
          <w:i/>
          <w:szCs w:val="22"/>
        </w:rPr>
        <w:t>”</w:t>
      </w:r>
      <w:r w:rsidR="00701984" w:rsidRPr="007A0C3E">
        <w:rPr>
          <w:rFonts w:asciiTheme="minorHAnsi" w:hAnsiTheme="minorHAnsi"/>
          <w:szCs w:val="22"/>
        </w:rPr>
        <w:t xml:space="preserve">) to </w:t>
      </w:r>
      <w:r w:rsidR="00A622AD" w:rsidRPr="007A0C3E">
        <w:rPr>
          <w:rFonts w:asciiTheme="minorHAnsi" w:hAnsiTheme="minorHAnsi"/>
          <w:szCs w:val="22"/>
        </w:rPr>
        <w:t>(i)</w:t>
      </w:r>
      <w:r w:rsidR="00726EBC" w:rsidRPr="007A0C3E">
        <w:rPr>
          <w:rFonts w:asciiTheme="minorHAnsi" w:hAnsiTheme="minorHAnsi"/>
          <w:szCs w:val="22"/>
        </w:rPr>
        <w:t xml:space="preserve"> </w:t>
      </w:r>
      <w:r w:rsidR="00A622AD" w:rsidRPr="007A0C3E">
        <w:rPr>
          <w:rFonts w:asciiTheme="minorHAnsi" w:hAnsiTheme="minorHAnsi"/>
          <w:szCs w:val="22"/>
        </w:rPr>
        <w:t>help the Client ‘Prepare To Sell To Strategics’ by assisting with the preparing and/or positioning of Client’s business for sale by, among others, maximizing value (known as the “</w:t>
      </w:r>
      <w:proofErr w:type="spellStart"/>
      <w:r w:rsidR="00A622AD" w:rsidRPr="007A0C3E">
        <w:rPr>
          <w:rFonts w:asciiTheme="minorHAnsi" w:hAnsiTheme="minorHAnsi"/>
          <w:b/>
          <w:bCs/>
          <w:szCs w:val="22"/>
        </w:rPr>
        <w:t>ValueMax</w:t>
      </w:r>
      <w:proofErr w:type="spellEnd"/>
      <w:r w:rsidR="00A622AD" w:rsidRPr="007A0C3E">
        <w:rPr>
          <w:rFonts w:asciiTheme="minorHAnsi" w:hAnsiTheme="minorHAnsi"/>
          <w:szCs w:val="22"/>
        </w:rPr>
        <w:t>” process), and (ii) </w:t>
      </w:r>
      <w:r w:rsidR="001E2F0F" w:rsidRPr="007A0C3E">
        <w:rPr>
          <w:rFonts w:asciiTheme="minorHAnsi" w:hAnsiTheme="minorHAnsi"/>
          <w:szCs w:val="22"/>
        </w:rPr>
        <w:t xml:space="preserve">make introductions to the Client and provide advisory services with respect to </w:t>
      </w:r>
      <w:r w:rsidR="00701984" w:rsidRPr="007A0C3E">
        <w:rPr>
          <w:rFonts w:asciiTheme="minorHAnsi" w:hAnsiTheme="minorHAnsi"/>
          <w:szCs w:val="22"/>
        </w:rPr>
        <w:t xml:space="preserve">the proposed sale of all </w:t>
      </w:r>
      <w:r w:rsidR="00733D0E">
        <w:rPr>
          <w:rFonts w:asciiTheme="minorHAnsi" w:hAnsiTheme="minorHAnsi"/>
          <w:szCs w:val="22"/>
        </w:rPr>
        <w:t>or a part</w:t>
      </w:r>
      <w:r w:rsidR="00701984" w:rsidRPr="007A0C3E">
        <w:rPr>
          <w:rFonts w:asciiTheme="minorHAnsi" w:hAnsiTheme="minorHAnsi"/>
          <w:szCs w:val="22"/>
        </w:rPr>
        <w:t xml:space="preserve"> of Client’s shares or assets or any other like </w:t>
      </w:r>
      <w:r w:rsidR="009F305D" w:rsidRPr="007A0C3E">
        <w:rPr>
          <w:rFonts w:asciiTheme="minorHAnsi" w:hAnsiTheme="minorHAnsi"/>
          <w:szCs w:val="22"/>
        </w:rPr>
        <w:t>transaction</w:t>
      </w:r>
      <w:r w:rsidR="00701984" w:rsidRPr="007A0C3E">
        <w:rPr>
          <w:rFonts w:asciiTheme="minorHAnsi" w:hAnsiTheme="minorHAnsi"/>
          <w:szCs w:val="22"/>
        </w:rPr>
        <w:t xml:space="preserve"> (including </w:t>
      </w:r>
      <w:r w:rsidR="00310D5F" w:rsidRPr="007A0C3E">
        <w:rPr>
          <w:rFonts w:asciiTheme="minorHAnsi" w:hAnsiTheme="minorHAnsi"/>
          <w:szCs w:val="22"/>
        </w:rPr>
        <w:t xml:space="preserve">without limitation </w:t>
      </w:r>
      <w:r w:rsidR="00701984" w:rsidRPr="007A0C3E">
        <w:rPr>
          <w:rFonts w:asciiTheme="minorHAnsi" w:hAnsiTheme="minorHAnsi"/>
          <w:szCs w:val="22"/>
        </w:rPr>
        <w:t>a lease of assets, licensing of assets, merger, amalgamation, jo</w:t>
      </w:r>
      <w:r w:rsidR="005F6D37" w:rsidRPr="007A0C3E">
        <w:rPr>
          <w:rFonts w:asciiTheme="minorHAnsi" w:hAnsiTheme="minorHAnsi"/>
          <w:szCs w:val="22"/>
        </w:rPr>
        <w:t>int venture, strategic alliance, a workout</w:t>
      </w:r>
      <w:r w:rsidR="005F6D37" w:rsidRPr="007A0C3E">
        <w:rPr>
          <w:rFonts w:ascii="Calibri" w:hAnsi="Calibri"/>
          <w:szCs w:val="22"/>
        </w:rPr>
        <w:t xml:space="preserve"> </w:t>
      </w:r>
      <w:r w:rsidR="00701984" w:rsidRPr="007A0C3E">
        <w:rPr>
          <w:rFonts w:ascii="Calibri" w:hAnsi="Calibri"/>
          <w:szCs w:val="22"/>
        </w:rPr>
        <w:t>or other business combination)</w:t>
      </w:r>
      <w:r w:rsidR="00AD2684">
        <w:rPr>
          <w:rFonts w:ascii="Calibri" w:hAnsi="Calibri"/>
          <w:szCs w:val="22"/>
        </w:rPr>
        <w:t xml:space="preserve"> </w:t>
      </w:r>
      <w:r w:rsidR="00701984" w:rsidRPr="007A0C3E">
        <w:rPr>
          <w:rFonts w:ascii="Calibri" w:hAnsi="Calibri"/>
          <w:szCs w:val="22"/>
        </w:rPr>
        <w:t xml:space="preserve">(a </w:t>
      </w:r>
      <w:r w:rsidR="00701984" w:rsidRPr="007A0C3E">
        <w:rPr>
          <w:rFonts w:ascii="Calibri" w:hAnsi="Calibri"/>
          <w:b/>
          <w:i/>
          <w:szCs w:val="22"/>
        </w:rPr>
        <w:t>“</w:t>
      </w:r>
      <w:r w:rsidR="009F305D" w:rsidRPr="007A0C3E">
        <w:rPr>
          <w:rFonts w:ascii="Calibri" w:hAnsi="Calibri"/>
          <w:b/>
          <w:i/>
          <w:szCs w:val="22"/>
        </w:rPr>
        <w:t>Transaction</w:t>
      </w:r>
      <w:r w:rsidR="00701984" w:rsidRPr="007A0C3E">
        <w:rPr>
          <w:rFonts w:ascii="Calibri" w:hAnsi="Calibri"/>
          <w:b/>
          <w:i/>
          <w:szCs w:val="22"/>
        </w:rPr>
        <w:t>”</w:t>
      </w:r>
      <w:r w:rsidR="000F2F43" w:rsidRPr="007A0C3E">
        <w:rPr>
          <w:rFonts w:ascii="Calibri" w:hAnsi="Calibri"/>
          <w:szCs w:val="22"/>
        </w:rPr>
        <w:t>)</w:t>
      </w:r>
      <w:r w:rsidR="001F40B0" w:rsidRPr="007A0C3E">
        <w:rPr>
          <w:rFonts w:ascii="Calibri" w:hAnsi="Calibri"/>
          <w:szCs w:val="22"/>
        </w:rPr>
        <w:t>.</w:t>
      </w:r>
    </w:p>
    <w:p w14:paraId="0F57B845" w14:textId="77777777" w:rsidR="007A38F1" w:rsidRDefault="007A38F1" w:rsidP="00A622AD">
      <w:pPr>
        <w:jc w:val="both"/>
        <w:rPr>
          <w:rFonts w:ascii="Calibri" w:hAnsi="Calibri"/>
          <w:szCs w:val="22"/>
        </w:rPr>
      </w:pPr>
    </w:p>
    <w:p w14:paraId="7C8A1D49" w14:textId="7A737DFA" w:rsidR="00FF5EB4" w:rsidRDefault="007A38F1" w:rsidP="00A622AD">
      <w:pPr>
        <w:jc w:val="both"/>
        <w:rPr>
          <w:rFonts w:ascii="Calibri" w:hAnsi="Calibri"/>
          <w:szCs w:val="22"/>
        </w:rPr>
      </w:pPr>
      <w:proofErr w:type="gramStart"/>
      <w:r>
        <w:rPr>
          <w:rFonts w:ascii="Calibri" w:hAnsi="Calibri"/>
          <w:szCs w:val="22"/>
        </w:rPr>
        <w:t>A ”</w:t>
      </w:r>
      <w:r>
        <w:rPr>
          <w:rFonts w:ascii="Calibri" w:hAnsi="Calibri"/>
          <w:b/>
          <w:bCs/>
          <w:i/>
          <w:iCs/>
          <w:szCs w:val="22"/>
        </w:rPr>
        <w:t>Minority</w:t>
      </w:r>
      <w:proofErr w:type="gramEnd"/>
      <w:r>
        <w:rPr>
          <w:rFonts w:ascii="Calibri" w:hAnsi="Calibri"/>
          <w:b/>
          <w:bCs/>
          <w:i/>
          <w:iCs/>
          <w:szCs w:val="22"/>
        </w:rPr>
        <w:t xml:space="preserve"> Transaction</w:t>
      </w:r>
      <w:r>
        <w:rPr>
          <w:rFonts w:ascii="Calibri" w:hAnsi="Calibri"/>
          <w:szCs w:val="22"/>
        </w:rPr>
        <w:t xml:space="preserve">” means a Transaction whereby 50% or less of the Client’s Business </w:t>
      </w:r>
      <w:r w:rsidR="004A05E7">
        <w:rPr>
          <w:rFonts w:ascii="Calibri" w:hAnsi="Calibri"/>
          <w:szCs w:val="22"/>
        </w:rPr>
        <w:t>is sold via a sale of membership interests or assets or any other like transaction (including a lease of assets, licensing of assets, merger, amalgamation, joint venture</w:t>
      </w:r>
      <w:r w:rsidR="00735D4B">
        <w:rPr>
          <w:rFonts w:ascii="Calibri" w:hAnsi="Calibri"/>
          <w:szCs w:val="22"/>
        </w:rPr>
        <w:t>, strategic alliance, a workout or other business combination</w:t>
      </w:r>
      <w:r w:rsidR="00304830">
        <w:rPr>
          <w:rFonts w:ascii="Calibri" w:hAnsi="Calibri"/>
          <w:szCs w:val="22"/>
        </w:rPr>
        <w:t>)</w:t>
      </w:r>
      <w:r w:rsidR="00735D4B">
        <w:rPr>
          <w:rFonts w:ascii="Calibri" w:hAnsi="Calibri"/>
          <w:szCs w:val="22"/>
        </w:rPr>
        <w:t xml:space="preserve">. </w:t>
      </w:r>
    </w:p>
    <w:p w14:paraId="41BD29DA" w14:textId="77777777" w:rsidR="00FF5EB4" w:rsidRDefault="00FF5EB4" w:rsidP="00A622AD">
      <w:pPr>
        <w:jc w:val="both"/>
        <w:rPr>
          <w:rFonts w:ascii="Calibri" w:hAnsi="Calibri"/>
          <w:szCs w:val="22"/>
        </w:rPr>
      </w:pPr>
    </w:p>
    <w:p w14:paraId="2C8EA2BB" w14:textId="7967FB1B" w:rsidR="00F6228C" w:rsidRDefault="00FF5EB4" w:rsidP="00A622AD">
      <w:pPr>
        <w:jc w:val="both"/>
        <w:rPr>
          <w:rFonts w:ascii="Calibri" w:hAnsi="Calibri"/>
          <w:szCs w:val="22"/>
        </w:rPr>
      </w:pPr>
      <w:r>
        <w:rPr>
          <w:rFonts w:ascii="Calibri" w:hAnsi="Calibri"/>
          <w:szCs w:val="22"/>
        </w:rPr>
        <w:t>A “</w:t>
      </w:r>
      <w:r>
        <w:rPr>
          <w:rFonts w:ascii="Calibri" w:hAnsi="Calibri"/>
          <w:b/>
          <w:bCs/>
          <w:i/>
          <w:iCs/>
          <w:szCs w:val="22"/>
        </w:rPr>
        <w:t>Majority Transaction</w:t>
      </w:r>
      <w:r>
        <w:rPr>
          <w:rFonts w:ascii="Calibri" w:hAnsi="Calibri"/>
          <w:szCs w:val="22"/>
        </w:rPr>
        <w:t>” means a Transaction whereby</w:t>
      </w:r>
      <w:r w:rsidR="00F55F5F">
        <w:rPr>
          <w:rFonts w:ascii="Calibri" w:hAnsi="Calibri"/>
          <w:szCs w:val="22"/>
        </w:rPr>
        <w:t xml:space="preserve"> more than 50% of the Client’s Business is sold via a sale of membership interests or assets or any other like transaction (including a lease of assets, licensing of assets, merger, amalgamation, joint venture, strategic alliance, a workout or other</w:t>
      </w:r>
      <w:r w:rsidR="00F6228C">
        <w:rPr>
          <w:rFonts w:ascii="Calibri" w:hAnsi="Calibri"/>
          <w:szCs w:val="22"/>
        </w:rPr>
        <w:t xml:space="preserve"> business combination</w:t>
      </w:r>
      <w:r w:rsidR="00304830">
        <w:rPr>
          <w:rFonts w:ascii="Calibri" w:hAnsi="Calibri"/>
          <w:szCs w:val="22"/>
        </w:rPr>
        <w:t>)</w:t>
      </w:r>
      <w:r w:rsidR="00F6228C">
        <w:rPr>
          <w:rFonts w:ascii="Calibri" w:hAnsi="Calibri"/>
          <w:szCs w:val="22"/>
        </w:rPr>
        <w:t>.</w:t>
      </w:r>
    </w:p>
    <w:p w14:paraId="558E7607" w14:textId="77777777" w:rsidR="00F6228C" w:rsidRDefault="00F6228C" w:rsidP="00A622AD">
      <w:pPr>
        <w:jc w:val="both"/>
        <w:rPr>
          <w:rFonts w:ascii="Calibri" w:hAnsi="Calibri"/>
          <w:szCs w:val="22"/>
        </w:rPr>
      </w:pPr>
    </w:p>
    <w:p w14:paraId="380D8CD2" w14:textId="788F2DED" w:rsidR="009532F0" w:rsidRPr="007A0C3E" w:rsidRDefault="00F6228C" w:rsidP="00A622AD">
      <w:pPr>
        <w:jc w:val="both"/>
        <w:rPr>
          <w:rFonts w:asciiTheme="minorHAnsi" w:hAnsiTheme="minorHAnsi"/>
          <w:szCs w:val="22"/>
        </w:rPr>
      </w:pPr>
      <w:r>
        <w:rPr>
          <w:rFonts w:ascii="Calibri" w:hAnsi="Calibri"/>
          <w:szCs w:val="22"/>
        </w:rPr>
        <w:t>For the avoidance of doubt, a Minority Transaction and a Majority Transaction are each a “Transaction” under this Agreement.</w:t>
      </w:r>
      <w:r w:rsidR="001F40B0" w:rsidRPr="007A0C3E">
        <w:rPr>
          <w:rFonts w:ascii="Calibri" w:hAnsi="Calibri"/>
          <w:szCs w:val="22"/>
        </w:rPr>
        <w:t xml:space="preserve">  </w:t>
      </w:r>
    </w:p>
    <w:p w14:paraId="7AE027C2" w14:textId="77777777" w:rsidR="000926F9" w:rsidRPr="007A0C3E" w:rsidRDefault="000926F9" w:rsidP="006B2AC7">
      <w:pPr>
        <w:autoSpaceDE w:val="0"/>
        <w:autoSpaceDN w:val="0"/>
        <w:adjustRightInd w:val="0"/>
        <w:jc w:val="both"/>
        <w:rPr>
          <w:rFonts w:ascii="Calibri" w:hAnsi="Calibri"/>
          <w:szCs w:val="22"/>
        </w:rPr>
      </w:pPr>
    </w:p>
    <w:p w14:paraId="21BFB26D" w14:textId="77777777" w:rsidR="00616B71" w:rsidRPr="007A0C3E" w:rsidRDefault="00134C28" w:rsidP="006B2AC7">
      <w:pPr>
        <w:pStyle w:val="TextJustified"/>
        <w:spacing w:before="0"/>
        <w:rPr>
          <w:rFonts w:asciiTheme="minorHAnsi" w:hAnsiTheme="minorHAnsi"/>
          <w:iCs/>
          <w:sz w:val="22"/>
          <w:szCs w:val="22"/>
        </w:rPr>
      </w:pPr>
      <w:r w:rsidRPr="007A0C3E">
        <w:rPr>
          <w:rFonts w:asciiTheme="minorHAnsi" w:hAnsiTheme="minorHAnsi"/>
          <w:iCs/>
          <w:sz w:val="22"/>
          <w:szCs w:val="22"/>
        </w:rPr>
        <w:t>For the purposes of this Agreement, the term</w:t>
      </w:r>
      <w:r w:rsidR="00616B71" w:rsidRPr="007A0C3E">
        <w:rPr>
          <w:rFonts w:asciiTheme="minorHAnsi" w:hAnsiTheme="minorHAnsi"/>
          <w:iCs/>
          <w:sz w:val="22"/>
          <w:szCs w:val="22"/>
        </w:rPr>
        <w:t>s:</w:t>
      </w:r>
    </w:p>
    <w:p w14:paraId="1B488A43" w14:textId="77777777" w:rsidR="00616B71" w:rsidRPr="007A0C3E" w:rsidRDefault="00616B71" w:rsidP="006B2AC7">
      <w:pPr>
        <w:pStyle w:val="TextJustified"/>
        <w:spacing w:before="0"/>
        <w:rPr>
          <w:rFonts w:asciiTheme="minorHAnsi" w:hAnsiTheme="minorHAnsi"/>
          <w:iCs/>
          <w:sz w:val="22"/>
          <w:szCs w:val="22"/>
        </w:rPr>
      </w:pPr>
    </w:p>
    <w:p w14:paraId="6E6962B0" w14:textId="4372959A" w:rsidR="00616B71" w:rsidRPr="007A0C3E" w:rsidRDefault="00134C28" w:rsidP="00616B71">
      <w:pPr>
        <w:pStyle w:val="TextJustified"/>
        <w:numPr>
          <w:ilvl w:val="0"/>
          <w:numId w:val="42"/>
        </w:numPr>
        <w:spacing w:before="0"/>
        <w:rPr>
          <w:rFonts w:asciiTheme="minorHAnsi" w:hAnsiTheme="minorHAnsi"/>
          <w:iCs/>
          <w:sz w:val="22"/>
          <w:szCs w:val="22"/>
        </w:rPr>
      </w:pPr>
      <w:r w:rsidRPr="007A0C3E">
        <w:rPr>
          <w:rFonts w:asciiTheme="minorHAnsi" w:hAnsiTheme="minorHAnsi"/>
          <w:iCs/>
          <w:sz w:val="22"/>
          <w:szCs w:val="22"/>
        </w:rPr>
        <w:t>“</w:t>
      </w:r>
      <w:r w:rsidRPr="007A0C3E">
        <w:rPr>
          <w:rFonts w:asciiTheme="minorHAnsi" w:hAnsiTheme="minorHAnsi"/>
          <w:b/>
          <w:bCs/>
          <w:i/>
          <w:iCs/>
          <w:sz w:val="22"/>
          <w:szCs w:val="22"/>
        </w:rPr>
        <w:t>Client Party</w:t>
      </w:r>
      <w:r w:rsidRPr="007A0C3E">
        <w:rPr>
          <w:rFonts w:asciiTheme="minorHAnsi" w:hAnsiTheme="minorHAnsi"/>
          <w:iCs/>
          <w:sz w:val="22"/>
          <w:szCs w:val="22"/>
        </w:rPr>
        <w:t xml:space="preserve">” shall include (i) Client, and (ii) </w:t>
      </w:r>
      <w:r w:rsidR="008D4897" w:rsidRPr="007A0C3E">
        <w:rPr>
          <w:rFonts w:asciiTheme="minorHAnsi" w:hAnsiTheme="minorHAnsi" w:cstheme="minorHAnsi"/>
          <w:sz w:val="22"/>
          <w:szCs w:val="22"/>
        </w:rPr>
        <w:t xml:space="preserve">any person that, directly or indirectly, through one or more intermediaries, controls, is controlled by, or is under common control with Client </w:t>
      </w:r>
      <w:r w:rsidR="003E1D3C" w:rsidRPr="007A0C3E">
        <w:rPr>
          <w:rFonts w:asciiTheme="minorHAnsi" w:hAnsiTheme="minorHAnsi"/>
          <w:iCs/>
          <w:sz w:val="22"/>
          <w:szCs w:val="22"/>
        </w:rPr>
        <w:t>(“</w:t>
      </w:r>
      <w:r w:rsidR="003E1D3C" w:rsidRPr="007A0C3E">
        <w:rPr>
          <w:rFonts w:asciiTheme="minorHAnsi" w:hAnsiTheme="minorHAnsi"/>
          <w:b/>
          <w:bCs/>
          <w:i/>
          <w:sz w:val="22"/>
          <w:szCs w:val="22"/>
        </w:rPr>
        <w:t>Client Affiliate</w:t>
      </w:r>
      <w:r w:rsidR="003E1D3C" w:rsidRPr="007A0C3E">
        <w:rPr>
          <w:rFonts w:asciiTheme="minorHAnsi" w:hAnsiTheme="minorHAnsi"/>
          <w:iCs/>
          <w:sz w:val="22"/>
          <w:szCs w:val="22"/>
        </w:rPr>
        <w:t>”)</w:t>
      </w:r>
      <w:r w:rsidRPr="007A0C3E">
        <w:rPr>
          <w:rFonts w:asciiTheme="minorHAnsi" w:hAnsiTheme="minorHAnsi"/>
          <w:iCs/>
          <w:sz w:val="22"/>
          <w:szCs w:val="22"/>
        </w:rPr>
        <w:t xml:space="preserve">; (iii) includes any </w:t>
      </w:r>
      <w:r w:rsidR="003E1D3C" w:rsidRPr="007A0C3E">
        <w:rPr>
          <w:rFonts w:asciiTheme="minorHAnsi" w:hAnsiTheme="minorHAnsi"/>
          <w:iCs/>
          <w:sz w:val="22"/>
          <w:szCs w:val="22"/>
        </w:rPr>
        <w:t>entity</w:t>
      </w:r>
      <w:r w:rsidRPr="007A0C3E">
        <w:rPr>
          <w:rFonts w:asciiTheme="minorHAnsi" w:hAnsiTheme="minorHAnsi"/>
          <w:iCs/>
          <w:sz w:val="22"/>
          <w:szCs w:val="22"/>
        </w:rPr>
        <w:t xml:space="preserve"> registered, or to be registered,</w:t>
      </w:r>
      <w:r w:rsidR="003E1D3C" w:rsidRPr="007A0C3E">
        <w:rPr>
          <w:rFonts w:asciiTheme="minorHAnsi" w:hAnsiTheme="minorHAnsi"/>
          <w:iCs/>
          <w:sz w:val="22"/>
          <w:szCs w:val="22"/>
        </w:rPr>
        <w:t xml:space="preserve"> by any Client Affiliate</w:t>
      </w:r>
      <w:r w:rsidRPr="007A0C3E">
        <w:rPr>
          <w:rFonts w:asciiTheme="minorHAnsi" w:hAnsiTheme="minorHAnsi"/>
          <w:iCs/>
          <w:sz w:val="22"/>
          <w:szCs w:val="22"/>
        </w:rPr>
        <w:t xml:space="preserve"> in any other jurisdiction that, for all intents and purposes, acts as the Client in undertaking the business of Client</w:t>
      </w:r>
      <w:r w:rsidR="00D04A98" w:rsidRPr="007A0C3E">
        <w:rPr>
          <w:rFonts w:asciiTheme="minorHAnsi" w:hAnsiTheme="minorHAnsi"/>
          <w:iCs/>
          <w:sz w:val="22"/>
          <w:szCs w:val="22"/>
        </w:rPr>
        <w:t>; and (iv) any party that is fulfilling the role of an escrow agent in the Transaction</w:t>
      </w:r>
      <w:r w:rsidR="00616B71" w:rsidRPr="007A0C3E">
        <w:rPr>
          <w:rFonts w:asciiTheme="minorHAnsi" w:hAnsiTheme="minorHAnsi"/>
          <w:iCs/>
          <w:sz w:val="22"/>
          <w:szCs w:val="22"/>
        </w:rPr>
        <w:t>; and</w:t>
      </w:r>
    </w:p>
    <w:p w14:paraId="161E4460" w14:textId="77777777" w:rsidR="00616B71" w:rsidRPr="007A0C3E" w:rsidRDefault="00616B71" w:rsidP="00616B71">
      <w:pPr>
        <w:pStyle w:val="TextJustified"/>
        <w:numPr>
          <w:ilvl w:val="0"/>
          <w:numId w:val="42"/>
        </w:numPr>
        <w:spacing w:before="0"/>
        <w:rPr>
          <w:rFonts w:asciiTheme="minorHAnsi" w:hAnsiTheme="minorHAnsi"/>
          <w:iCs/>
          <w:sz w:val="22"/>
          <w:szCs w:val="22"/>
        </w:rPr>
      </w:pPr>
      <w:r w:rsidRPr="007A0C3E">
        <w:rPr>
          <w:rFonts w:asciiTheme="minorHAnsi" w:hAnsiTheme="minorHAnsi" w:cstheme="minorHAnsi"/>
          <w:sz w:val="22"/>
          <w:szCs w:val="22"/>
        </w:rPr>
        <w:t>“</w:t>
      </w:r>
      <w:r w:rsidRPr="007A0C3E">
        <w:rPr>
          <w:rFonts w:asciiTheme="minorHAnsi" w:hAnsiTheme="minorHAnsi" w:cstheme="minorHAnsi"/>
          <w:b/>
          <w:bCs/>
          <w:i/>
          <w:iCs/>
          <w:sz w:val="22"/>
          <w:szCs w:val="22"/>
        </w:rPr>
        <w:t>Business</w:t>
      </w:r>
      <w:r w:rsidRPr="007A0C3E">
        <w:rPr>
          <w:rFonts w:asciiTheme="minorHAnsi" w:hAnsiTheme="minorHAnsi" w:cstheme="minorHAnsi"/>
          <w:sz w:val="22"/>
          <w:szCs w:val="22"/>
        </w:rPr>
        <w:t>” is defined to mean the business of the Client, as represented through the shares and/or assets of the Client</w:t>
      </w:r>
      <w:r w:rsidR="00134C28" w:rsidRPr="007A0C3E">
        <w:rPr>
          <w:rFonts w:asciiTheme="minorHAnsi" w:hAnsiTheme="minorHAnsi"/>
          <w:iCs/>
          <w:sz w:val="22"/>
          <w:szCs w:val="22"/>
        </w:rPr>
        <w:t xml:space="preserve">. </w:t>
      </w:r>
    </w:p>
    <w:p w14:paraId="6C23E53E" w14:textId="77777777" w:rsidR="00616B71" w:rsidRPr="007A0C3E" w:rsidRDefault="00616B71" w:rsidP="00616B71">
      <w:pPr>
        <w:pStyle w:val="TextJustified"/>
        <w:spacing w:before="0"/>
        <w:rPr>
          <w:rFonts w:asciiTheme="minorHAnsi" w:hAnsiTheme="minorHAnsi"/>
          <w:iCs/>
          <w:sz w:val="22"/>
          <w:szCs w:val="22"/>
        </w:rPr>
      </w:pPr>
    </w:p>
    <w:p w14:paraId="046224A8" w14:textId="04AE07A7" w:rsidR="000926F9" w:rsidRPr="007A0C3E" w:rsidRDefault="00134C28" w:rsidP="00616B71">
      <w:pPr>
        <w:pStyle w:val="TextJustified"/>
        <w:spacing w:before="0"/>
        <w:rPr>
          <w:rFonts w:asciiTheme="minorHAnsi" w:hAnsiTheme="minorHAnsi"/>
          <w:iCs/>
          <w:sz w:val="22"/>
          <w:szCs w:val="22"/>
        </w:rPr>
      </w:pPr>
      <w:r w:rsidRPr="007A0C3E">
        <w:rPr>
          <w:rFonts w:asciiTheme="minorHAnsi" w:hAnsiTheme="minorHAnsi"/>
          <w:iCs/>
          <w:sz w:val="22"/>
          <w:szCs w:val="22"/>
        </w:rPr>
        <w:t xml:space="preserve">The parties agree and acknowledge that </w:t>
      </w:r>
      <w:r w:rsidR="00CE52B9" w:rsidRPr="007A0C3E">
        <w:rPr>
          <w:rFonts w:asciiTheme="minorHAnsi" w:hAnsiTheme="minorHAnsi"/>
          <w:iCs/>
          <w:sz w:val="22"/>
          <w:szCs w:val="22"/>
        </w:rPr>
        <w:t>a</w:t>
      </w:r>
      <w:r w:rsidRPr="007A0C3E">
        <w:rPr>
          <w:rFonts w:asciiTheme="minorHAnsi" w:hAnsiTheme="minorHAnsi"/>
          <w:iCs/>
          <w:sz w:val="22"/>
          <w:szCs w:val="22"/>
        </w:rPr>
        <w:t xml:space="preserve"> Transaction, in any form that it may take, represents the sale of the </w:t>
      </w:r>
      <w:r w:rsidR="00616B71" w:rsidRPr="007A0C3E">
        <w:rPr>
          <w:rFonts w:asciiTheme="minorHAnsi" w:hAnsiTheme="minorHAnsi"/>
          <w:iCs/>
          <w:sz w:val="22"/>
          <w:szCs w:val="22"/>
        </w:rPr>
        <w:t xml:space="preserve">Business </w:t>
      </w:r>
      <w:r w:rsidRPr="007A0C3E">
        <w:rPr>
          <w:rFonts w:asciiTheme="minorHAnsi" w:hAnsiTheme="minorHAnsi"/>
          <w:iCs/>
          <w:sz w:val="22"/>
          <w:szCs w:val="22"/>
        </w:rPr>
        <w:t xml:space="preserve">of the Client and as such this </w:t>
      </w:r>
      <w:r w:rsidR="00D634AB" w:rsidRPr="007A0C3E">
        <w:rPr>
          <w:rFonts w:asciiTheme="minorHAnsi" w:hAnsiTheme="minorHAnsi"/>
          <w:iCs/>
          <w:sz w:val="22"/>
          <w:szCs w:val="22"/>
        </w:rPr>
        <w:t>A</w:t>
      </w:r>
      <w:r w:rsidRPr="007A0C3E">
        <w:rPr>
          <w:rFonts w:asciiTheme="minorHAnsi" w:hAnsiTheme="minorHAnsi"/>
          <w:iCs/>
          <w:sz w:val="22"/>
          <w:szCs w:val="22"/>
        </w:rPr>
        <w:t>greement is intended to bind any entity under which that business is performed.</w:t>
      </w:r>
    </w:p>
    <w:p w14:paraId="4424F927" w14:textId="77777777" w:rsidR="00755454" w:rsidRPr="007A0C3E" w:rsidRDefault="00755454" w:rsidP="006B2AC7">
      <w:pPr>
        <w:pStyle w:val="TextJustified"/>
        <w:spacing w:before="0"/>
        <w:rPr>
          <w:rFonts w:ascii="Calibri" w:hAnsi="Calibri"/>
          <w:sz w:val="22"/>
          <w:szCs w:val="22"/>
        </w:rPr>
      </w:pPr>
    </w:p>
    <w:p w14:paraId="597728E1" w14:textId="77777777" w:rsidR="00391891" w:rsidRPr="007A0C3E" w:rsidRDefault="00391891" w:rsidP="006B2AC7">
      <w:pPr>
        <w:pStyle w:val="TextJustified"/>
        <w:keepNext/>
        <w:spacing w:before="0"/>
        <w:rPr>
          <w:rFonts w:ascii="Calibri" w:hAnsi="Calibri"/>
          <w:b/>
          <w:bCs/>
          <w:sz w:val="22"/>
          <w:szCs w:val="22"/>
        </w:rPr>
      </w:pPr>
      <w:r w:rsidRPr="007A0C3E">
        <w:rPr>
          <w:rFonts w:ascii="Calibri" w:hAnsi="Calibri"/>
          <w:b/>
          <w:bCs/>
          <w:sz w:val="22"/>
          <w:szCs w:val="22"/>
        </w:rPr>
        <w:t>APPOINTMENT AND SERVICES</w:t>
      </w:r>
    </w:p>
    <w:p w14:paraId="2E1F138B" w14:textId="5C296544" w:rsidR="009956D6" w:rsidRPr="007A0C3E" w:rsidRDefault="009956D6" w:rsidP="006B2AC7">
      <w:pPr>
        <w:pStyle w:val="TextJustified"/>
        <w:keepNext/>
        <w:spacing w:before="0"/>
        <w:rPr>
          <w:rFonts w:ascii="Calibri" w:hAnsi="Calibri"/>
          <w:sz w:val="22"/>
          <w:szCs w:val="22"/>
        </w:rPr>
      </w:pPr>
    </w:p>
    <w:p w14:paraId="569E7198" w14:textId="7297FE5E" w:rsidR="009956D6" w:rsidRPr="007A0C3E" w:rsidRDefault="009956D6" w:rsidP="009956D6">
      <w:pPr>
        <w:pStyle w:val="TextJustified"/>
        <w:keepNext/>
        <w:numPr>
          <w:ilvl w:val="2"/>
          <w:numId w:val="14"/>
        </w:numPr>
        <w:spacing w:before="0"/>
        <w:ind w:left="360"/>
        <w:rPr>
          <w:rFonts w:ascii="Calibri" w:hAnsi="Calibri"/>
          <w:b/>
          <w:bCs/>
          <w:sz w:val="22"/>
          <w:szCs w:val="22"/>
        </w:rPr>
      </w:pPr>
      <w:proofErr w:type="spellStart"/>
      <w:r w:rsidRPr="007A0C3E">
        <w:rPr>
          <w:rFonts w:ascii="Calibri" w:hAnsi="Calibri"/>
          <w:b/>
          <w:bCs/>
          <w:sz w:val="22"/>
          <w:szCs w:val="22"/>
        </w:rPr>
        <w:t>ValueMax</w:t>
      </w:r>
      <w:proofErr w:type="spellEnd"/>
      <w:r w:rsidRPr="007A0C3E">
        <w:rPr>
          <w:rFonts w:ascii="Calibri" w:hAnsi="Calibri"/>
          <w:b/>
          <w:bCs/>
          <w:sz w:val="22"/>
          <w:szCs w:val="22"/>
        </w:rPr>
        <w:t xml:space="preserve"> Services</w:t>
      </w:r>
    </w:p>
    <w:p w14:paraId="352D5384" w14:textId="1E1418B5" w:rsidR="009956D6" w:rsidRPr="007A0C3E" w:rsidRDefault="009956D6" w:rsidP="009E007E">
      <w:pPr>
        <w:pStyle w:val="TextJustified"/>
        <w:spacing w:before="0"/>
        <w:ind w:left="426"/>
        <w:rPr>
          <w:rFonts w:ascii="Calibri" w:hAnsi="Calibri"/>
          <w:sz w:val="22"/>
          <w:szCs w:val="22"/>
        </w:rPr>
      </w:pPr>
    </w:p>
    <w:p w14:paraId="0C8CDB1C" w14:textId="2A7225DC" w:rsidR="009E007E" w:rsidRPr="007A0C3E" w:rsidRDefault="009E007E" w:rsidP="009956D6">
      <w:pPr>
        <w:pStyle w:val="TextJustified"/>
        <w:numPr>
          <w:ilvl w:val="0"/>
          <w:numId w:val="38"/>
        </w:numPr>
        <w:tabs>
          <w:tab w:val="clear" w:pos="1800"/>
          <w:tab w:val="num" w:pos="1418"/>
        </w:tabs>
        <w:spacing w:before="0"/>
        <w:ind w:left="426" w:hanging="426"/>
        <w:rPr>
          <w:rFonts w:ascii="Calibri" w:hAnsi="Calibri"/>
          <w:sz w:val="22"/>
          <w:szCs w:val="22"/>
        </w:rPr>
      </w:pPr>
      <w:r w:rsidRPr="007A0C3E">
        <w:rPr>
          <w:rFonts w:ascii="Calibri" w:hAnsi="Calibri"/>
          <w:sz w:val="22"/>
          <w:szCs w:val="22"/>
        </w:rPr>
        <w:t>Client hereby retains STS, who accepts such retention, on an exclusive basis, from the date of signature of this Agreement by the parties (“</w:t>
      </w:r>
      <w:r w:rsidRPr="007A0C3E">
        <w:rPr>
          <w:rFonts w:ascii="Calibri" w:hAnsi="Calibri"/>
          <w:b/>
          <w:bCs/>
          <w:i/>
          <w:iCs/>
          <w:sz w:val="22"/>
          <w:szCs w:val="22"/>
        </w:rPr>
        <w:t>Commencement Date</w:t>
      </w:r>
      <w:r w:rsidRPr="007A0C3E">
        <w:rPr>
          <w:rFonts w:ascii="Calibri" w:hAnsi="Calibri"/>
          <w:sz w:val="22"/>
          <w:szCs w:val="22"/>
        </w:rPr>
        <w:t xml:space="preserve">”), to </w:t>
      </w:r>
      <w:r w:rsidR="008D57D2">
        <w:rPr>
          <w:rFonts w:ascii="Calibri" w:hAnsi="Calibri"/>
          <w:sz w:val="22"/>
          <w:szCs w:val="22"/>
        </w:rPr>
        <w:t>make valuable contributions to the Client’s Business</w:t>
      </w:r>
      <w:r w:rsidRPr="007A0C3E">
        <w:rPr>
          <w:rFonts w:ascii="Calibri" w:hAnsi="Calibri"/>
          <w:sz w:val="22"/>
          <w:szCs w:val="22"/>
        </w:rPr>
        <w:t xml:space="preserve"> (“</w:t>
      </w:r>
      <w:proofErr w:type="spellStart"/>
      <w:r w:rsidRPr="007A0C3E">
        <w:rPr>
          <w:rFonts w:ascii="Calibri" w:hAnsi="Calibri"/>
          <w:b/>
          <w:bCs/>
          <w:i/>
          <w:iCs/>
          <w:sz w:val="22"/>
          <w:szCs w:val="22"/>
        </w:rPr>
        <w:t>ValueMax</w:t>
      </w:r>
      <w:proofErr w:type="spellEnd"/>
      <w:r w:rsidRPr="007A0C3E">
        <w:rPr>
          <w:rFonts w:ascii="Calibri" w:hAnsi="Calibri"/>
          <w:b/>
          <w:bCs/>
          <w:i/>
          <w:iCs/>
          <w:sz w:val="22"/>
          <w:szCs w:val="22"/>
        </w:rPr>
        <w:t xml:space="preserve"> Services</w:t>
      </w:r>
      <w:r w:rsidRPr="007A0C3E">
        <w:rPr>
          <w:rFonts w:ascii="Calibri" w:hAnsi="Calibri"/>
          <w:sz w:val="22"/>
          <w:szCs w:val="22"/>
        </w:rPr>
        <w:t xml:space="preserve">”). </w:t>
      </w:r>
      <w:r w:rsidR="00D328FB" w:rsidRPr="007A0C3E">
        <w:rPr>
          <w:rFonts w:ascii="Calibri" w:hAnsi="Calibri"/>
          <w:sz w:val="22"/>
          <w:szCs w:val="22"/>
        </w:rPr>
        <w:t xml:space="preserve">STS will continue to provide the </w:t>
      </w:r>
      <w:proofErr w:type="spellStart"/>
      <w:r w:rsidR="00D328FB" w:rsidRPr="007A0C3E">
        <w:rPr>
          <w:rFonts w:ascii="Calibri" w:hAnsi="Calibri"/>
          <w:sz w:val="22"/>
          <w:szCs w:val="22"/>
        </w:rPr>
        <w:t>ValueMax</w:t>
      </w:r>
      <w:proofErr w:type="spellEnd"/>
      <w:r w:rsidR="00D328FB" w:rsidRPr="007A0C3E">
        <w:rPr>
          <w:rFonts w:ascii="Calibri" w:hAnsi="Calibri"/>
          <w:sz w:val="22"/>
          <w:szCs w:val="22"/>
        </w:rPr>
        <w:t xml:space="preserve"> Services</w:t>
      </w:r>
      <w:r w:rsidRPr="007A0C3E">
        <w:rPr>
          <w:rFonts w:ascii="Calibri" w:hAnsi="Calibri"/>
          <w:sz w:val="22"/>
          <w:szCs w:val="22"/>
        </w:rPr>
        <w:t xml:space="preserve"> until the date mutually agreed, in writing, between STS and Client that Client is fully positioned and </w:t>
      </w:r>
      <w:r w:rsidRPr="007A0C3E">
        <w:rPr>
          <w:rFonts w:ascii="Calibri" w:hAnsi="Calibri"/>
          <w:sz w:val="22"/>
          <w:szCs w:val="22"/>
        </w:rPr>
        <w:lastRenderedPageBreak/>
        <w:t>ready to go to market</w:t>
      </w:r>
      <w:r w:rsidR="00D328FB" w:rsidRPr="007A0C3E">
        <w:rPr>
          <w:rFonts w:ascii="Calibri" w:hAnsi="Calibri"/>
          <w:sz w:val="22"/>
          <w:szCs w:val="22"/>
        </w:rPr>
        <w:t xml:space="preserve"> </w:t>
      </w:r>
      <w:r w:rsidR="00987F18" w:rsidRPr="007A0C3E">
        <w:rPr>
          <w:rFonts w:ascii="Calibri" w:hAnsi="Calibri"/>
          <w:sz w:val="22"/>
          <w:szCs w:val="22"/>
        </w:rPr>
        <w:t>(“</w:t>
      </w:r>
      <w:r w:rsidR="00987F18" w:rsidRPr="007A0C3E">
        <w:rPr>
          <w:rFonts w:ascii="Calibri" w:hAnsi="Calibri"/>
          <w:b/>
          <w:bCs/>
          <w:i/>
          <w:iCs/>
          <w:sz w:val="22"/>
          <w:szCs w:val="22"/>
        </w:rPr>
        <w:t>Sell-Side Commencement Date</w:t>
      </w:r>
      <w:r w:rsidR="00987F18" w:rsidRPr="007A0C3E">
        <w:rPr>
          <w:rFonts w:ascii="Calibri" w:hAnsi="Calibri"/>
          <w:sz w:val="22"/>
          <w:szCs w:val="22"/>
        </w:rPr>
        <w:t>”)</w:t>
      </w:r>
      <w:r w:rsidRPr="007A0C3E">
        <w:rPr>
          <w:rFonts w:ascii="Calibri" w:hAnsi="Calibri"/>
          <w:sz w:val="22"/>
          <w:szCs w:val="22"/>
        </w:rPr>
        <w:t xml:space="preserve">. Pursuant to this Agreement STS is retained as a consultant to make recommendations toward improving the performance of the Client’s </w:t>
      </w:r>
      <w:r w:rsidR="00332E67" w:rsidRPr="007A0C3E">
        <w:rPr>
          <w:rFonts w:ascii="Calibri" w:hAnsi="Calibri"/>
          <w:sz w:val="22"/>
          <w:szCs w:val="22"/>
        </w:rPr>
        <w:t xml:space="preserve">Business </w:t>
      </w:r>
      <w:r w:rsidRPr="007A0C3E">
        <w:rPr>
          <w:rFonts w:ascii="Calibri" w:hAnsi="Calibri"/>
          <w:sz w:val="22"/>
          <w:szCs w:val="22"/>
        </w:rPr>
        <w:t xml:space="preserve">and increasing its value as set forth herein. </w:t>
      </w:r>
      <w:r w:rsidR="005968AB" w:rsidRPr="007A0C3E">
        <w:rPr>
          <w:rFonts w:ascii="Calibri" w:hAnsi="Calibri"/>
          <w:sz w:val="22"/>
          <w:szCs w:val="22"/>
        </w:rPr>
        <w:t>Notwithstanding any recommendations that STS may make relative to the need for additional capital to support Client’s Business, Client is specifically advised that STS is not a registered broker-dealer and may not receive compensation contingent upon sourcing or raising debt or equity capital</w:t>
      </w:r>
      <w:r w:rsidR="008F3FE0">
        <w:rPr>
          <w:rFonts w:ascii="Calibri" w:hAnsi="Calibri"/>
          <w:sz w:val="22"/>
          <w:szCs w:val="22"/>
        </w:rPr>
        <w:t xml:space="preserve"> where it is unlawful to do so</w:t>
      </w:r>
      <w:r w:rsidR="005968AB" w:rsidRPr="007A0C3E">
        <w:rPr>
          <w:rFonts w:ascii="Calibri" w:hAnsi="Calibri"/>
          <w:sz w:val="22"/>
          <w:szCs w:val="22"/>
        </w:rPr>
        <w:t>.</w:t>
      </w:r>
      <w:r w:rsidR="005968AB" w:rsidRPr="007A0C3E">
        <w:rPr>
          <w:rFonts w:ascii="Calibri" w:eastAsia="Calibri" w:hAnsi="Calibri" w:cs="Calibri"/>
          <w:color w:val="000000"/>
          <w:szCs w:val="22"/>
        </w:rPr>
        <w:t xml:space="preserve"> </w:t>
      </w:r>
      <w:r w:rsidRPr="007A0C3E">
        <w:rPr>
          <w:rFonts w:ascii="Calibri" w:hAnsi="Calibri"/>
          <w:sz w:val="22"/>
          <w:szCs w:val="22"/>
        </w:rPr>
        <w:t xml:space="preserve">The </w:t>
      </w:r>
      <w:proofErr w:type="spellStart"/>
      <w:r w:rsidRPr="007A0C3E">
        <w:rPr>
          <w:rFonts w:ascii="Calibri" w:hAnsi="Calibri"/>
          <w:sz w:val="22"/>
          <w:szCs w:val="22"/>
        </w:rPr>
        <w:t>ValueMax</w:t>
      </w:r>
      <w:proofErr w:type="spellEnd"/>
      <w:r w:rsidRPr="007A0C3E">
        <w:rPr>
          <w:rFonts w:ascii="Calibri" w:hAnsi="Calibri"/>
          <w:sz w:val="22"/>
          <w:szCs w:val="22"/>
        </w:rPr>
        <w:t xml:space="preserve"> Services are provided as a precursor to the provision by STS of</w:t>
      </w:r>
      <w:r w:rsidR="00332E67" w:rsidRPr="007A0C3E">
        <w:rPr>
          <w:rFonts w:ascii="Calibri" w:hAnsi="Calibri"/>
          <w:sz w:val="22"/>
          <w:szCs w:val="22"/>
        </w:rPr>
        <w:t xml:space="preserve"> the</w:t>
      </w:r>
      <w:r w:rsidRPr="007A0C3E">
        <w:rPr>
          <w:rFonts w:ascii="Calibri" w:hAnsi="Calibri"/>
          <w:sz w:val="22"/>
          <w:szCs w:val="22"/>
        </w:rPr>
        <w:t xml:space="preserve"> introduction and advisory services relating to the sale of the Client’s Business</w:t>
      </w:r>
      <w:r w:rsidR="00332E67" w:rsidRPr="007A0C3E">
        <w:rPr>
          <w:rFonts w:ascii="Calibri" w:hAnsi="Calibri"/>
          <w:sz w:val="22"/>
          <w:szCs w:val="22"/>
        </w:rPr>
        <w:t xml:space="preserve"> as contemplated in </w:t>
      </w:r>
      <w:r w:rsidR="006D1006" w:rsidRPr="007A0C3E">
        <w:rPr>
          <w:rFonts w:ascii="Calibri" w:hAnsi="Calibri"/>
          <w:sz w:val="22"/>
          <w:szCs w:val="22"/>
        </w:rPr>
        <w:t>paragraph</w:t>
      </w:r>
      <w:r w:rsidR="00332E67" w:rsidRPr="007A0C3E">
        <w:rPr>
          <w:rFonts w:ascii="Calibri" w:hAnsi="Calibri"/>
          <w:sz w:val="22"/>
          <w:szCs w:val="22"/>
        </w:rPr>
        <w:t xml:space="preserve"> </w:t>
      </w:r>
      <w:r w:rsidR="00332E67" w:rsidRPr="007A0C3E">
        <w:rPr>
          <w:rFonts w:ascii="Calibri" w:hAnsi="Calibri"/>
          <w:b/>
          <w:bCs/>
          <w:sz w:val="22"/>
          <w:szCs w:val="22"/>
        </w:rPr>
        <w:t>B)</w:t>
      </w:r>
      <w:r w:rsidR="00332E67" w:rsidRPr="007A0C3E">
        <w:rPr>
          <w:rFonts w:ascii="Calibri" w:hAnsi="Calibri"/>
          <w:sz w:val="22"/>
          <w:szCs w:val="22"/>
        </w:rPr>
        <w:t xml:space="preserve"> </w:t>
      </w:r>
      <w:r w:rsidR="00AC0F11" w:rsidRPr="007A0C3E">
        <w:rPr>
          <w:rFonts w:ascii="Calibri" w:hAnsi="Calibri"/>
          <w:sz w:val="22"/>
          <w:szCs w:val="22"/>
        </w:rPr>
        <w:t xml:space="preserve">under </w:t>
      </w:r>
      <w:r w:rsidR="00AC0F11" w:rsidRPr="007A0C3E">
        <w:rPr>
          <w:rFonts w:ascii="Calibri" w:hAnsi="Calibri"/>
          <w:b/>
          <w:bCs/>
          <w:i/>
          <w:iCs/>
          <w:sz w:val="22"/>
          <w:szCs w:val="22"/>
        </w:rPr>
        <w:t>APPOINTMENT AND SERVICES</w:t>
      </w:r>
      <w:r w:rsidR="00AC0F11" w:rsidRPr="007A0C3E">
        <w:rPr>
          <w:rFonts w:ascii="Calibri" w:hAnsi="Calibri"/>
          <w:sz w:val="22"/>
          <w:szCs w:val="22"/>
        </w:rPr>
        <w:t xml:space="preserve"> </w:t>
      </w:r>
      <w:r w:rsidR="00332E67" w:rsidRPr="007A0C3E">
        <w:rPr>
          <w:rFonts w:ascii="Calibri" w:hAnsi="Calibri"/>
          <w:sz w:val="22"/>
          <w:szCs w:val="22"/>
        </w:rPr>
        <w:t>below</w:t>
      </w:r>
      <w:r w:rsidR="0020351A" w:rsidRPr="007A0C3E">
        <w:rPr>
          <w:rFonts w:ascii="Calibri" w:hAnsi="Calibri"/>
          <w:sz w:val="22"/>
          <w:szCs w:val="22"/>
        </w:rPr>
        <w:t xml:space="preserve"> (“</w:t>
      </w:r>
      <w:r w:rsidR="0020351A" w:rsidRPr="007A0C3E">
        <w:rPr>
          <w:rFonts w:ascii="Calibri" w:hAnsi="Calibri"/>
          <w:b/>
          <w:bCs/>
          <w:i/>
          <w:iCs/>
          <w:sz w:val="22"/>
          <w:szCs w:val="22"/>
        </w:rPr>
        <w:t>Introduction and Advisory Services</w:t>
      </w:r>
      <w:r w:rsidR="0020351A" w:rsidRPr="007A0C3E">
        <w:rPr>
          <w:rFonts w:ascii="Calibri" w:hAnsi="Calibri"/>
          <w:sz w:val="22"/>
          <w:szCs w:val="22"/>
        </w:rPr>
        <w:t>”)</w:t>
      </w:r>
      <w:r w:rsidRPr="007A0C3E">
        <w:rPr>
          <w:rFonts w:ascii="Calibri" w:hAnsi="Calibri"/>
          <w:sz w:val="22"/>
          <w:szCs w:val="22"/>
        </w:rPr>
        <w:t xml:space="preserve">. Accordingly, such </w:t>
      </w:r>
      <w:proofErr w:type="spellStart"/>
      <w:r w:rsidRPr="007A0C3E">
        <w:rPr>
          <w:rFonts w:ascii="Calibri" w:hAnsi="Calibri"/>
          <w:sz w:val="22"/>
          <w:szCs w:val="22"/>
        </w:rPr>
        <w:t>ValueMax</w:t>
      </w:r>
      <w:proofErr w:type="spellEnd"/>
      <w:r w:rsidRPr="007A0C3E">
        <w:rPr>
          <w:rFonts w:ascii="Calibri" w:hAnsi="Calibri"/>
          <w:sz w:val="22"/>
          <w:szCs w:val="22"/>
        </w:rPr>
        <w:t xml:space="preserve"> Services are provided on the understanding between the parties that Client shall sell its Business.</w:t>
      </w:r>
    </w:p>
    <w:p w14:paraId="45696EFD" w14:textId="77777777" w:rsidR="00515C9F" w:rsidRPr="007A0C3E" w:rsidRDefault="00515C9F" w:rsidP="00515C9F">
      <w:pPr>
        <w:pStyle w:val="TextJustified"/>
        <w:spacing w:before="0"/>
        <w:ind w:left="426"/>
        <w:rPr>
          <w:rFonts w:ascii="Calibri" w:hAnsi="Calibri"/>
          <w:sz w:val="22"/>
          <w:szCs w:val="22"/>
        </w:rPr>
      </w:pPr>
    </w:p>
    <w:p w14:paraId="4260374E" w14:textId="6E6D413A" w:rsidR="00515C9F" w:rsidRPr="007A0C3E" w:rsidRDefault="00515C9F" w:rsidP="009956D6">
      <w:pPr>
        <w:pStyle w:val="TextJustified"/>
        <w:numPr>
          <w:ilvl w:val="0"/>
          <w:numId w:val="38"/>
        </w:numPr>
        <w:tabs>
          <w:tab w:val="clear" w:pos="1800"/>
          <w:tab w:val="num" w:pos="1418"/>
        </w:tabs>
        <w:spacing w:before="0"/>
        <w:ind w:left="426" w:hanging="426"/>
        <w:rPr>
          <w:rFonts w:ascii="Calibri" w:hAnsi="Calibri"/>
          <w:sz w:val="22"/>
          <w:szCs w:val="22"/>
        </w:rPr>
      </w:pPr>
      <w:r w:rsidRPr="007A0C3E">
        <w:rPr>
          <w:rFonts w:ascii="Calibri" w:hAnsi="Calibri"/>
          <w:sz w:val="22"/>
          <w:szCs w:val="22"/>
        </w:rPr>
        <w:t xml:space="preserve">On the Commencement Date and quarterly thereafter, STS and Client will review the </w:t>
      </w:r>
      <w:proofErr w:type="spellStart"/>
      <w:r w:rsidRPr="007A0C3E">
        <w:rPr>
          <w:rFonts w:ascii="Calibri" w:hAnsi="Calibri"/>
          <w:sz w:val="22"/>
          <w:szCs w:val="22"/>
        </w:rPr>
        <w:t>ValueMax</w:t>
      </w:r>
      <w:proofErr w:type="spellEnd"/>
      <w:r w:rsidRPr="007A0C3E">
        <w:rPr>
          <w:rFonts w:ascii="Calibri" w:hAnsi="Calibri"/>
          <w:sz w:val="22"/>
          <w:szCs w:val="22"/>
        </w:rPr>
        <w:t xml:space="preserve"> Services to be provided and/or those provided as at the date of the quarterly meeting, and determine objective goals to be achieved in the following three months</w:t>
      </w:r>
      <w:r w:rsidR="00216A44" w:rsidRPr="007A0C3E">
        <w:rPr>
          <w:rFonts w:ascii="Calibri" w:hAnsi="Calibri"/>
          <w:sz w:val="22"/>
          <w:szCs w:val="22"/>
        </w:rPr>
        <w:t xml:space="preserve"> or leading to the optimum Transaction</w:t>
      </w:r>
      <w:r w:rsidRPr="007A0C3E">
        <w:rPr>
          <w:rFonts w:ascii="Calibri" w:hAnsi="Calibri"/>
          <w:sz w:val="22"/>
          <w:szCs w:val="22"/>
        </w:rPr>
        <w:t>, along with the strategic drivers of the Client Business, including marketing and financial aspects (“</w:t>
      </w:r>
      <w:r w:rsidRPr="007A0C3E">
        <w:rPr>
          <w:rFonts w:ascii="Calibri" w:hAnsi="Calibri"/>
          <w:b/>
          <w:bCs/>
          <w:i/>
          <w:iCs/>
          <w:sz w:val="22"/>
          <w:szCs w:val="22"/>
        </w:rPr>
        <w:t>Quarterly Meetings</w:t>
      </w:r>
      <w:r w:rsidRPr="007A0C3E">
        <w:rPr>
          <w:rFonts w:ascii="Calibri" w:hAnsi="Calibri"/>
          <w:sz w:val="22"/>
          <w:szCs w:val="22"/>
        </w:rPr>
        <w:t xml:space="preserve">”). These Quarterly Meetings will take place either electronically or in person. Following each Quarterly Meeting STS will provide Client with </w:t>
      </w:r>
      <w:r w:rsidR="005C1EBD" w:rsidRPr="007A0C3E">
        <w:rPr>
          <w:rFonts w:ascii="Calibri" w:hAnsi="Calibri"/>
          <w:sz w:val="22"/>
          <w:szCs w:val="22"/>
        </w:rPr>
        <w:t xml:space="preserve">a </w:t>
      </w:r>
      <w:r w:rsidRPr="007A0C3E">
        <w:rPr>
          <w:rFonts w:ascii="Calibri" w:hAnsi="Calibri"/>
          <w:sz w:val="22"/>
          <w:szCs w:val="22"/>
        </w:rPr>
        <w:t xml:space="preserve">mutually agreed upon </w:t>
      </w:r>
      <w:r w:rsidR="004C5572" w:rsidRPr="007A0C3E">
        <w:rPr>
          <w:rFonts w:ascii="Calibri" w:hAnsi="Calibri"/>
          <w:sz w:val="22"/>
          <w:szCs w:val="22"/>
        </w:rPr>
        <w:t>summary</w:t>
      </w:r>
      <w:r w:rsidRPr="007A0C3E">
        <w:rPr>
          <w:rFonts w:ascii="Calibri" w:hAnsi="Calibri"/>
          <w:sz w:val="22"/>
          <w:szCs w:val="22"/>
        </w:rPr>
        <w:t xml:space="preserve"> detailing steps to be undertaken by Client with respect to achieving the goals of the </w:t>
      </w:r>
      <w:proofErr w:type="spellStart"/>
      <w:r w:rsidRPr="007A0C3E">
        <w:rPr>
          <w:rFonts w:ascii="Calibri" w:hAnsi="Calibri"/>
          <w:sz w:val="22"/>
          <w:szCs w:val="22"/>
        </w:rPr>
        <w:t>ValueMax</w:t>
      </w:r>
      <w:proofErr w:type="spellEnd"/>
      <w:r w:rsidRPr="007A0C3E">
        <w:rPr>
          <w:rFonts w:ascii="Calibri" w:hAnsi="Calibri"/>
          <w:sz w:val="22"/>
          <w:szCs w:val="22"/>
        </w:rPr>
        <w:t xml:space="preserve"> process.</w:t>
      </w:r>
      <w:r w:rsidR="00FE53D3" w:rsidRPr="007A0C3E">
        <w:rPr>
          <w:rFonts w:ascii="Calibri" w:hAnsi="Calibri"/>
          <w:sz w:val="22"/>
          <w:szCs w:val="22"/>
        </w:rPr>
        <w:t xml:space="preserve"> STS will also review monthly reports </w:t>
      </w:r>
      <w:r w:rsidR="00164484" w:rsidRPr="007A0C3E">
        <w:rPr>
          <w:rFonts w:ascii="Calibri" w:hAnsi="Calibri"/>
          <w:sz w:val="22"/>
          <w:szCs w:val="22"/>
        </w:rPr>
        <w:t>provided by</w:t>
      </w:r>
      <w:r w:rsidR="00FE53D3" w:rsidRPr="007A0C3E">
        <w:rPr>
          <w:rFonts w:ascii="Calibri" w:hAnsi="Calibri"/>
          <w:sz w:val="22"/>
          <w:szCs w:val="22"/>
        </w:rPr>
        <w:t xml:space="preserve"> Client in respect of the </w:t>
      </w:r>
      <w:proofErr w:type="spellStart"/>
      <w:r w:rsidR="00FE53D3" w:rsidRPr="007A0C3E">
        <w:rPr>
          <w:rFonts w:ascii="Calibri" w:hAnsi="Calibri"/>
          <w:sz w:val="22"/>
          <w:szCs w:val="22"/>
        </w:rPr>
        <w:t>ValueMax</w:t>
      </w:r>
      <w:proofErr w:type="spellEnd"/>
      <w:r w:rsidR="00FE53D3" w:rsidRPr="007A0C3E">
        <w:rPr>
          <w:rFonts w:ascii="Calibri" w:hAnsi="Calibri"/>
          <w:sz w:val="22"/>
          <w:szCs w:val="22"/>
        </w:rPr>
        <w:t xml:space="preserve"> process.</w:t>
      </w:r>
    </w:p>
    <w:p w14:paraId="748DB25E" w14:textId="77777777" w:rsidR="009E007E" w:rsidRPr="007A0C3E" w:rsidRDefault="009E007E" w:rsidP="009E007E">
      <w:pPr>
        <w:pStyle w:val="TextJustified"/>
        <w:spacing w:before="0"/>
        <w:ind w:left="426"/>
        <w:rPr>
          <w:rFonts w:ascii="Calibri" w:hAnsi="Calibri"/>
          <w:sz w:val="22"/>
          <w:szCs w:val="22"/>
        </w:rPr>
      </w:pPr>
    </w:p>
    <w:p w14:paraId="2818814E" w14:textId="080F578F" w:rsidR="009956D6" w:rsidRPr="007A0C3E" w:rsidRDefault="009956D6" w:rsidP="009956D6">
      <w:pPr>
        <w:pStyle w:val="TextJustified"/>
        <w:keepNext/>
        <w:numPr>
          <w:ilvl w:val="2"/>
          <w:numId w:val="14"/>
        </w:numPr>
        <w:tabs>
          <w:tab w:val="num" w:pos="180"/>
        </w:tabs>
        <w:spacing w:before="0"/>
        <w:ind w:left="360"/>
        <w:rPr>
          <w:rFonts w:ascii="Calibri" w:hAnsi="Calibri"/>
          <w:b/>
          <w:bCs/>
          <w:sz w:val="22"/>
          <w:szCs w:val="22"/>
        </w:rPr>
      </w:pPr>
      <w:r w:rsidRPr="007A0C3E">
        <w:rPr>
          <w:rFonts w:ascii="Calibri" w:hAnsi="Calibri"/>
          <w:b/>
          <w:bCs/>
          <w:sz w:val="22"/>
          <w:szCs w:val="22"/>
        </w:rPr>
        <w:t>Introduction and Advisory Services</w:t>
      </w:r>
    </w:p>
    <w:p w14:paraId="6F1144B6" w14:textId="77777777" w:rsidR="009956D6" w:rsidRPr="007A0C3E" w:rsidRDefault="009956D6" w:rsidP="006B2AC7">
      <w:pPr>
        <w:pStyle w:val="TextJustified"/>
        <w:keepNext/>
        <w:spacing w:before="0"/>
        <w:rPr>
          <w:rFonts w:ascii="Calibri" w:hAnsi="Calibri"/>
          <w:sz w:val="22"/>
          <w:szCs w:val="22"/>
        </w:rPr>
      </w:pPr>
    </w:p>
    <w:p w14:paraId="758CFEB5" w14:textId="4FB4152B" w:rsidR="00391891" w:rsidRPr="007A0C3E" w:rsidRDefault="00701984" w:rsidP="005B464B">
      <w:pPr>
        <w:pStyle w:val="TextJustified"/>
        <w:numPr>
          <w:ilvl w:val="0"/>
          <w:numId w:val="38"/>
        </w:numPr>
        <w:tabs>
          <w:tab w:val="clear" w:pos="1800"/>
          <w:tab w:val="num" w:pos="1418"/>
        </w:tabs>
        <w:spacing w:before="0"/>
        <w:ind w:left="426" w:hanging="426"/>
        <w:rPr>
          <w:rFonts w:ascii="Calibri" w:hAnsi="Calibri"/>
          <w:sz w:val="22"/>
          <w:szCs w:val="22"/>
        </w:rPr>
      </w:pPr>
      <w:r w:rsidRPr="007A0C3E">
        <w:rPr>
          <w:rFonts w:ascii="Calibri" w:hAnsi="Calibri"/>
          <w:sz w:val="22"/>
          <w:szCs w:val="22"/>
        </w:rPr>
        <w:t xml:space="preserve">Client </w:t>
      </w:r>
      <w:r w:rsidR="00854204" w:rsidRPr="007A0C3E">
        <w:rPr>
          <w:rFonts w:ascii="Calibri" w:hAnsi="Calibri"/>
          <w:sz w:val="22"/>
          <w:szCs w:val="22"/>
        </w:rPr>
        <w:t xml:space="preserve">furthermore </w:t>
      </w:r>
      <w:r w:rsidRPr="007A0C3E">
        <w:rPr>
          <w:rFonts w:ascii="Calibri" w:hAnsi="Calibri"/>
          <w:sz w:val="22"/>
          <w:szCs w:val="22"/>
        </w:rPr>
        <w:t>hereby</w:t>
      </w:r>
      <w:r w:rsidR="009763EB" w:rsidRPr="007A0C3E">
        <w:rPr>
          <w:rFonts w:ascii="Calibri" w:hAnsi="Calibri"/>
          <w:sz w:val="22"/>
          <w:szCs w:val="22"/>
        </w:rPr>
        <w:t xml:space="preserve"> </w:t>
      </w:r>
      <w:r w:rsidR="00391891" w:rsidRPr="007A0C3E">
        <w:rPr>
          <w:rFonts w:ascii="Calibri" w:hAnsi="Calibri"/>
          <w:sz w:val="22"/>
          <w:szCs w:val="22"/>
        </w:rPr>
        <w:t>appoints</w:t>
      </w:r>
      <w:r w:rsidRPr="007A0C3E">
        <w:rPr>
          <w:rFonts w:ascii="Calibri" w:hAnsi="Calibri"/>
          <w:sz w:val="22"/>
          <w:szCs w:val="22"/>
        </w:rPr>
        <w:t xml:space="preserve"> </w:t>
      </w:r>
      <w:r w:rsidR="00BE4791" w:rsidRPr="007A0C3E">
        <w:rPr>
          <w:rFonts w:ascii="Calibri" w:hAnsi="Calibri"/>
          <w:sz w:val="22"/>
          <w:szCs w:val="22"/>
        </w:rPr>
        <w:t>STS</w:t>
      </w:r>
      <w:r w:rsidR="005965EA" w:rsidRPr="007A0C3E">
        <w:rPr>
          <w:rFonts w:ascii="Calibri" w:hAnsi="Calibri"/>
          <w:sz w:val="22"/>
          <w:szCs w:val="22"/>
        </w:rPr>
        <w:t>, and STS accepts such appointment,</w:t>
      </w:r>
      <w:r w:rsidRPr="007A0C3E">
        <w:rPr>
          <w:rFonts w:ascii="Calibri" w:hAnsi="Calibri"/>
          <w:sz w:val="22"/>
          <w:szCs w:val="22"/>
        </w:rPr>
        <w:t xml:space="preserve"> on an exclusive basis </w:t>
      </w:r>
      <w:r w:rsidR="00D6698E" w:rsidRPr="007A0C3E">
        <w:rPr>
          <w:rFonts w:ascii="Calibri" w:hAnsi="Calibri"/>
          <w:sz w:val="22"/>
          <w:szCs w:val="22"/>
        </w:rPr>
        <w:t>from the date of signature of this Agreement by the Client below (“</w:t>
      </w:r>
      <w:r w:rsidR="00D6698E" w:rsidRPr="007A0C3E">
        <w:rPr>
          <w:rFonts w:ascii="Calibri" w:hAnsi="Calibri"/>
          <w:b/>
          <w:bCs/>
          <w:i/>
          <w:iCs/>
          <w:sz w:val="22"/>
          <w:szCs w:val="22"/>
        </w:rPr>
        <w:t>Signature Date</w:t>
      </w:r>
      <w:r w:rsidR="00D6698E" w:rsidRPr="007A0C3E">
        <w:rPr>
          <w:rFonts w:ascii="Calibri" w:hAnsi="Calibri"/>
          <w:sz w:val="22"/>
          <w:szCs w:val="22"/>
        </w:rPr>
        <w:t xml:space="preserve">”), </w:t>
      </w:r>
      <w:r w:rsidRPr="007A0C3E">
        <w:rPr>
          <w:rFonts w:ascii="Calibri" w:hAnsi="Calibri"/>
          <w:sz w:val="22"/>
          <w:szCs w:val="22"/>
        </w:rPr>
        <w:t>to</w:t>
      </w:r>
      <w:r w:rsidR="00391891" w:rsidRPr="007A0C3E">
        <w:rPr>
          <w:rFonts w:ascii="Calibri" w:hAnsi="Calibri"/>
          <w:sz w:val="22"/>
          <w:szCs w:val="22"/>
        </w:rPr>
        <w:t>:</w:t>
      </w:r>
    </w:p>
    <w:p w14:paraId="3D1463B5" w14:textId="77777777" w:rsidR="00391891" w:rsidRPr="007A0C3E" w:rsidRDefault="00391891" w:rsidP="006B2AC7">
      <w:pPr>
        <w:pStyle w:val="TextJustified"/>
        <w:spacing w:before="0"/>
        <w:ind w:left="360"/>
        <w:rPr>
          <w:rFonts w:ascii="Calibri" w:hAnsi="Calibri"/>
          <w:sz w:val="22"/>
          <w:szCs w:val="22"/>
        </w:rPr>
      </w:pPr>
    </w:p>
    <w:p w14:paraId="49E4F41F" w14:textId="1F5CC8A8" w:rsidR="00D04A98" w:rsidRPr="007A0C3E" w:rsidRDefault="00D04A98" w:rsidP="00D04A98">
      <w:pPr>
        <w:pStyle w:val="TextJustified"/>
        <w:numPr>
          <w:ilvl w:val="1"/>
          <w:numId w:val="38"/>
        </w:numPr>
        <w:spacing w:before="0"/>
        <w:ind w:left="851" w:hanging="425"/>
        <w:rPr>
          <w:rFonts w:ascii="Calibri" w:hAnsi="Calibri"/>
          <w:sz w:val="22"/>
          <w:szCs w:val="22"/>
        </w:rPr>
      </w:pPr>
      <w:r w:rsidRPr="007A0C3E">
        <w:rPr>
          <w:rFonts w:ascii="Calibri" w:hAnsi="Calibri"/>
          <w:sz w:val="22"/>
          <w:szCs w:val="22"/>
        </w:rPr>
        <w:t>seek out</w:t>
      </w:r>
      <w:r w:rsidR="000F6814">
        <w:rPr>
          <w:rFonts w:ascii="Calibri" w:hAnsi="Calibri"/>
          <w:sz w:val="22"/>
          <w:szCs w:val="22"/>
        </w:rPr>
        <w:t xml:space="preserve"> and</w:t>
      </w:r>
      <w:r w:rsidRPr="007A0C3E">
        <w:rPr>
          <w:rFonts w:ascii="Calibri" w:hAnsi="Calibri"/>
          <w:sz w:val="22"/>
          <w:szCs w:val="22"/>
        </w:rPr>
        <w:t xml:space="preserve"> locate</w:t>
      </w:r>
      <w:r w:rsidR="000F6814">
        <w:rPr>
          <w:rFonts w:ascii="Calibri" w:hAnsi="Calibri"/>
          <w:sz w:val="22"/>
          <w:szCs w:val="22"/>
        </w:rPr>
        <w:t xml:space="preserve"> third parties</w:t>
      </w:r>
      <w:r w:rsidRPr="007A0C3E">
        <w:rPr>
          <w:rFonts w:ascii="Calibri" w:hAnsi="Calibri"/>
          <w:sz w:val="22"/>
          <w:szCs w:val="22"/>
        </w:rPr>
        <w:t xml:space="preserve"> and introduce </w:t>
      </w:r>
      <w:r w:rsidR="000F6814">
        <w:rPr>
          <w:rFonts w:ascii="Calibri" w:hAnsi="Calibri"/>
          <w:sz w:val="22"/>
          <w:szCs w:val="22"/>
        </w:rPr>
        <w:t>the opportunity to conclude a potential Transaction</w:t>
      </w:r>
      <w:r w:rsidRPr="007A0C3E">
        <w:rPr>
          <w:rFonts w:ascii="Calibri" w:hAnsi="Calibri"/>
          <w:sz w:val="22"/>
          <w:szCs w:val="22"/>
        </w:rPr>
        <w:t xml:space="preserve"> to </w:t>
      </w:r>
      <w:r w:rsidR="000F6814">
        <w:rPr>
          <w:rFonts w:ascii="Calibri" w:hAnsi="Calibri"/>
          <w:sz w:val="22"/>
          <w:szCs w:val="22"/>
        </w:rPr>
        <w:t>such</w:t>
      </w:r>
      <w:r w:rsidRPr="007A0C3E">
        <w:rPr>
          <w:rFonts w:ascii="Calibri" w:hAnsi="Calibri"/>
          <w:sz w:val="22"/>
          <w:szCs w:val="22"/>
        </w:rPr>
        <w:t xml:space="preserve"> third party.  An introduction to a third party occurs or is effected where STS arranges or facilitates a meeting, a telephone conversation or any other communication (for example: e-mail correspondence), or results from the pos</w:t>
      </w:r>
      <w:r w:rsidR="00102AFB" w:rsidRPr="007A0C3E">
        <w:rPr>
          <w:rFonts w:ascii="Calibri" w:hAnsi="Calibri"/>
          <w:sz w:val="22"/>
          <w:szCs w:val="22"/>
        </w:rPr>
        <w:t>t</w:t>
      </w:r>
      <w:r w:rsidRPr="007A0C3E">
        <w:rPr>
          <w:rFonts w:ascii="Calibri" w:hAnsi="Calibri"/>
          <w:sz w:val="22"/>
          <w:szCs w:val="22"/>
        </w:rPr>
        <w:t>ing by STS of any information relating to the Transaction on any platform or otherwise directly results from any other action of STS, in respect of a Transaction between Client and a third party (or any officer, director, employee, shareholder or other agent or representative thereof) (such introduction, an “</w:t>
      </w:r>
      <w:r w:rsidRPr="007A0C3E">
        <w:rPr>
          <w:rFonts w:ascii="Calibri" w:hAnsi="Calibri"/>
          <w:b/>
          <w:bCs/>
          <w:i/>
          <w:iCs/>
          <w:sz w:val="22"/>
          <w:szCs w:val="22"/>
        </w:rPr>
        <w:t>STS Referral</w:t>
      </w:r>
      <w:r w:rsidRPr="007A0C3E">
        <w:rPr>
          <w:rFonts w:ascii="Calibri" w:hAnsi="Calibri"/>
          <w:sz w:val="22"/>
          <w:szCs w:val="22"/>
        </w:rPr>
        <w:t>”) provided that, STS Referrals shall also include any list of third parties which the Client Party and STS have agreed to and with which third party STS has had communication; and</w:t>
      </w:r>
    </w:p>
    <w:p w14:paraId="48ABF263" w14:textId="77777777" w:rsidR="00A02A02" w:rsidRPr="007A0C3E" w:rsidRDefault="00A02A02" w:rsidP="006B2AC7">
      <w:pPr>
        <w:pStyle w:val="TextJustified"/>
        <w:spacing w:before="0"/>
        <w:ind w:left="851"/>
        <w:rPr>
          <w:rFonts w:ascii="Calibri" w:hAnsi="Calibri"/>
          <w:sz w:val="22"/>
          <w:szCs w:val="22"/>
        </w:rPr>
      </w:pPr>
    </w:p>
    <w:p w14:paraId="077EA532" w14:textId="77777777" w:rsidR="00507FBA" w:rsidRPr="007A0C3E" w:rsidRDefault="00082FFD" w:rsidP="005B464B">
      <w:pPr>
        <w:pStyle w:val="TextJustified"/>
        <w:numPr>
          <w:ilvl w:val="1"/>
          <w:numId w:val="38"/>
        </w:numPr>
        <w:spacing w:before="0"/>
        <w:ind w:left="851" w:hanging="425"/>
        <w:rPr>
          <w:rFonts w:ascii="Calibri" w:hAnsi="Calibri"/>
          <w:sz w:val="22"/>
          <w:szCs w:val="22"/>
        </w:rPr>
      </w:pPr>
      <w:r w:rsidRPr="007A0C3E">
        <w:rPr>
          <w:rFonts w:ascii="Calibri" w:hAnsi="Calibri"/>
          <w:sz w:val="22"/>
          <w:szCs w:val="22"/>
        </w:rPr>
        <w:t>advise on the sale of the business of Client in respect of such Transaction</w:t>
      </w:r>
      <w:r w:rsidR="00F516B6" w:rsidRPr="007A0C3E">
        <w:rPr>
          <w:rFonts w:ascii="Calibri" w:hAnsi="Calibri"/>
          <w:sz w:val="22"/>
          <w:szCs w:val="22"/>
        </w:rPr>
        <w:t xml:space="preserve"> (“</w:t>
      </w:r>
      <w:r w:rsidR="00F516B6" w:rsidRPr="007A0C3E">
        <w:rPr>
          <w:rFonts w:ascii="Calibri" w:hAnsi="Calibri"/>
          <w:b/>
          <w:bCs/>
          <w:i/>
          <w:iCs/>
          <w:sz w:val="22"/>
          <w:szCs w:val="22"/>
        </w:rPr>
        <w:t>Advisory Services</w:t>
      </w:r>
      <w:r w:rsidR="00F516B6" w:rsidRPr="007A0C3E">
        <w:rPr>
          <w:rFonts w:ascii="Calibri" w:hAnsi="Calibri"/>
          <w:sz w:val="22"/>
          <w:szCs w:val="22"/>
        </w:rPr>
        <w:t>”)</w:t>
      </w:r>
      <w:r w:rsidR="00391891" w:rsidRPr="007A0C3E">
        <w:rPr>
          <w:rFonts w:ascii="Calibri" w:hAnsi="Calibri"/>
          <w:sz w:val="22"/>
          <w:szCs w:val="22"/>
        </w:rPr>
        <w:t>.</w:t>
      </w:r>
      <w:r w:rsidR="0076685C" w:rsidRPr="007A0C3E">
        <w:rPr>
          <w:rFonts w:ascii="Calibri" w:hAnsi="Calibri"/>
          <w:sz w:val="22"/>
          <w:szCs w:val="22"/>
        </w:rPr>
        <w:t xml:space="preserve"> </w:t>
      </w:r>
    </w:p>
    <w:p w14:paraId="209431DA" w14:textId="77777777" w:rsidR="00507FBA" w:rsidRPr="007A0C3E" w:rsidRDefault="00507FBA" w:rsidP="006B2AC7">
      <w:pPr>
        <w:pStyle w:val="TextJustified"/>
        <w:spacing w:before="0"/>
        <w:ind w:left="851"/>
        <w:rPr>
          <w:rFonts w:ascii="Calibri" w:hAnsi="Calibri"/>
          <w:sz w:val="22"/>
          <w:szCs w:val="22"/>
        </w:rPr>
      </w:pPr>
    </w:p>
    <w:p w14:paraId="704944FF" w14:textId="77777777" w:rsidR="00755454" w:rsidRPr="007A0C3E" w:rsidRDefault="0050493E"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During the term of this Agreement, </w:t>
      </w:r>
      <w:r w:rsidR="0076685C" w:rsidRPr="007A0C3E">
        <w:rPr>
          <w:rFonts w:ascii="Calibri" w:hAnsi="Calibri"/>
          <w:sz w:val="22"/>
          <w:szCs w:val="22"/>
        </w:rPr>
        <w:t xml:space="preserve">Client undertakes to </w:t>
      </w:r>
      <w:r w:rsidR="00573536" w:rsidRPr="007A0C3E">
        <w:rPr>
          <w:rFonts w:ascii="Calibri" w:hAnsi="Calibri"/>
          <w:sz w:val="22"/>
          <w:szCs w:val="22"/>
        </w:rPr>
        <w:t xml:space="preserve">(i) </w:t>
      </w:r>
      <w:r w:rsidR="00AB2448" w:rsidRPr="007A0C3E">
        <w:rPr>
          <w:rFonts w:ascii="Calibri" w:hAnsi="Calibri"/>
          <w:sz w:val="22"/>
          <w:szCs w:val="22"/>
        </w:rPr>
        <w:t xml:space="preserve">immediately inform </w:t>
      </w:r>
      <w:r w:rsidR="00BE4791" w:rsidRPr="007A0C3E">
        <w:rPr>
          <w:rFonts w:ascii="Calibri" w:hAnsi="Calibri"/>
          <w:sz w:val="22"/>
          <w:szCs w:val="22"/>
        </w:rPr>
        <w:t>STS</w:t>
      </w:r>
      <w:r w:rsidR="00AB2448" w:rsidRPr="007A0C3E">
        <w:rPr>
          <w:rFonts w:ascii="Calibri" w:hAnsi="Calibri"/>
          <w:sz w:val="22"/>
          <w:szCs w:val="22"/>
        </w:rPr>
        <w:t xml:space="preserve"> of</w:t>
      </w:r>
      <w:r w:rsidR="00573536" w:rsidRPr="007A0C3E">
        <w:rPr>
          <w:rFonts w:ascii="Calibri" w:hAnsi="Calibri"/>
          <w:sz w:val="22"/>
          <w:szCs w:val="22"/>
        </w:rPr>
        <w:t xml:space="preserve"> the identity of third parties with which Client may be having discussions with respect to a </w:t>
      </w:r>
      <w:r w:rsidR="009F305D" w:rsidRPr="007A0C3E">
        <w:rPr>
          <w:rFonts w:ascii="Calibri" w:hAnsi="Calibri"/>
          <w:sz w:val="22"/>
          <w:szCs w:val="22"/>
        </w:rPr>
        <w:t>Transaction</w:t>
      </w:r>
      <w:r w:rsidR="00573536" w:rsidRPr="007A0C3E">
        <w:rPr>
          <w:rFonts w:ascii="Calibri" w:hAnsi="Calibri"/>
          <w:sz w:val="22"/>
          <w:szCs w:val="22"/>
        </w:rPr>
        <w:t xml:space="preserve"> and (ii) </w:t>
      </w:r>
      <w:r w:rsidR="0076685C" w:rsidRPr="007A0C3E">
        <w:rPr>
          <w:rFonts w:ascii="Calibri" w:hAnsi="Calibri"/>
          <w:sz w:val="22"/>
          <w:szCs w:val="22"/>
        </w:rPr>
        <w:t xml:space="preserve">refer any </w:t>
      </w:r>
      <w:r w:rsidR="00573536" w:rsidRPr="007A0C3E">
        <w:rPr>
          <w:rFonts w:ascii="Calibri" w:hAnsi="Calibri"/>
          <w:sz w:val="22"/>
          <w:szCs w:val="22"/>
        </w:rPr>
        <w:t xml:space="preserve">such third </w:t>
      </w:r>
      <w:r w:rsidR="00AB2448" w:rsidRPr="007A0C3E">
        <w:rPr>
          <w:rFonts w:ascii="Calibri" w:hAnsi="Calibri"/>
          <w:sz w:val="22"/>
          <w:szCs w:val="22"/>
        </w:rPr>
        <w:t xml:space="preserve">party </w:t>
      </w:r>
      <w:r w:rsidR="0076685C" w:rsidRPr="007A0C3E">
        <w:rPr>
          <w:rFonts w:ascii="Calibri" w:hAnsi="Calibri"/>
          <w:sz w:val="22"/>
          <w:szCs w:val="22"/>
        </w:rPr>
        <w:t xml:space="preserve">to </w:t>
      </w:r>
      <w:r w:rsidR="00BE4791" w:rsidRPr="007A0C3E">
        <w:rPr>
          <w:rFonts w:ascii="Calibri" w:hAnsi="Calibri"/>
          <w:sz w:val="22"/>
          <w:szCs w:val="22"/>
        </w:rPr>
        <w:t>STS</w:t>
      </w:r>
      <w:r w:rsidR="0076685C" w:rsidRPr="007A0C3E">
        <w:rPr>
          <w:rFonts w:ascii="Calibri" w:hAnsi="Calibri"/>
          <w:sz w:val="22"/>
          <w:szCs w:val="22"/>
        </w:rPr>
        <w:t xml:space="preserve"> </w:t>
      </w:r>
      <w:r w:rsidRPr="007A0C3E">
        <w:rPr>
          <w:rFonts w:ascii="Calibri" w:hAnsi="Calibri"/>
          <w:sz w:val="22"/>
          <w:szCs w:val="22"/>
        </w:rPr>
        <w:t xml:space="preserve">so that </w:t>
      </w:r>
      <w:r w:rsidR="00BE4791" w:rsidRPr="007A0C3E">
        <w:rPr>
          <w:rFonts w:ascii="Calibri" w:hAnsi="Calibri"/>
          <w:sz w:val="22"/>
          <w:szCs w:val="22"/>
        </w:rPr>
        <w:t>STS</w:t>
      </w:r>
      <w:r w:rsidR="0076685C" w:rsidRPr="007A0C3E">
        <w:rPr>
          <w:rFonts w:ascii="Calibri" w:hAnsi="Calibri"/>
          <w:sz w:val="22"/>
          <w:szCs w:val="22"/>
        </w:rPr>
        <w:t xml:space="preserve"> </w:t>
      </w:r>
      <w:r w:rsidRPr="007A0C3E">
        <w:rPr>
          <w:rFonts w:ascii="Calibri" w:hAnsi="Calibri"/>
          <w:sz w:val="22"/>
          <w:szCs w:val="22"/>
        </w:rPr>
        <w:t xml:space="preserve">may </w:t>
      </w:r>
      <w:r w:rsidR="0076685C" w:rsidRPr="007A0C3E">
        <w:rPr>
          <w:rFonts w:ascii="Calibri" w:hAnsi="Calibri"/>
          <w:sz w:val="22"/>
          <w:szCs w:val="22"/>
        </w:rPr>
        <w:t>manage</w:t>
      </w:r>
      <w:r w:rsidR="00AB2448" w:rsidRPr="007A0C3E">
        <w:rPr>
          <w:rFonts w:ascii="Calibri" w:hAnsi="Calibri"/>
          <w:sz w:val="22"/>
          <w:szCs w:val="22"/>
        </w:rPr>
        <w:t xml:space="preserve"> any </w:t>
      </w:r>
      <w:r w:rsidR="00573536" w:rsidRPr="007A0C3E">
        <w:rPr>
          <w:rFonts w:ascii="Calibri" w:hAnsi="Calibri"/>
          <w:sz w:val="22"/>
          <w:szCs w:val="22"/>
        </w:rPr>
        <w:t xml:space="preserve">such </w:t>
      </w:r>
      <w:r w:rsidR="00AB2448" w:rsidRPr="007A0C3E">
        <w:rPr>
          <w:rFonts w:ascii="Calibri" w:hAnsi="Calibri"/>
          <w:sz w:val="22"/>
          <w:szCs w:val="22"/>
        </w:rPr>
        <w:t>discussions</w:t>
      </w:r>
      <w:r w:rsidR="00507FBA" w:rsidRPr="007A0C3E">
        <w:rPr>
          <w:rFonts w:ascii="Calibri" w:hAnsi="Calibri"/>
          <w:sz w:val="22"/>
          <w:szCs w:val="22"/>
        </w:rPr>
        <w:t xml:space="preserve"> and provide </w:t>
      </w:r>
      <w:r w:rsidR="003D7170" w:rsidRPr="007A0C3E">
        <w:rPr>
          <w:rFonts w:ascii="Calibri" w:hAnsi="Calibri"/>
          <w:sz w:val="22"/>
          <w:szCs w:val="22"/>
        </w:rPr>
        <w:t>the Advisory Services</w:t>
      </w:r>
      <w:r w:rsidR="00507FBA" w:rsidRPr="007A0C3E">
        <w:rPr>
          <w:rFonts w:ascii="Calibri" w:hAnsi="Calibri"/>
          <w:sz w:val="22"/>
          <w:szCs w:val="22"/>
        </w:rPr>
        <w:t xml:space="preserve"> in respect thereof (“</w:t>
      </w:r>
      <w:r w:rsidR="00507FBA" w:rsidRPr="007A0C3E">
        <w:rPr>
          <w:rFonts w:ascii="Calibri" w:hAnsi="Calibri"/>
          <w:b/>
          <w:bCs/>
          <w:i/>
          <w:iCs/>
          <w:sz w:val="22"/>
          <w:szCs w:val="22"/>
        </w:rPr>
        <w:t>Client Referral</w:t>
      </w:r>
      <w:r w:rsidR="00507FBA" w:rsidRPr="007A0C3E">
        <w:rPr>
          <w:rFonts w:ascii="Calibri" w:hAnsi="Calibri"/>
          <w:sz w:val="22"/>
          <w:szCs w:val="22"/>
        </w:rPr>
        <w:t>”).</w:t>
      </w:r>
      <w:r w:rsidR="00B819DE" w:rsidRPr="007A0C3E">
        <w:rPr>
          <w:rFonts w:ascii="Calibri" w:hAnsi="Calibri"/>
          <w:sz w:val="22"/>
          <w:szCs w:val="22"/>
        </w:rPr>
        <w:t xml:space="preserve"> For the purposes of this Agreement, a reference to a “</w:t>
      </w:r>
      <w:r w:rsidR="00B819DE" w:rsidRPr="007A0C3E">
        <w:rPr>
          <w:rFonts w:ascii="Calibri" w:hAnsi="Calibri"/>
          <w:b/>
          <w:bCs/>
          <w:i/>
          <w:iCs/>
          <w:sz w:val="22"/>
          <w:szCs w:val="22"/>
        </w:rPr>
        <w:t>Third Party</w:t>
      </w:r>
      <w:r w:rsidR="00B819DE" w:rsidRPr="007A0C3E">
        <w:rPr>
          <w:rFonts w:ascii="Calibri" w:hAnsi="Calibri"/>
          <w:sz w:val="22"/>
          <w:szCs w:val="22"/>
        </w:rPr>
        <w:t xml:space="preserve">” includes </w:t>
      </w:r>
      <w:r w:rsidR="00507FBA" w:rsidRPr="007A0C3E">
        <w:rPr>
          <w:rFonts w:ascii="Calibri" w:hAnsi="Calibri"/>
          <w:sz w:val="22"/>
          <w:szCs w:val="22"/>
        </w:rPr>
        <w:t>both an</w:t>
      </w:r>
      <w:r w:rsidR="00B819DE" w:rsidRPr="007A0C3E">
        <w:rPr>
          <w:rFonts w:ascii="Calibri" w:hAnsi="Calibri"/>
          <w:sz w:val="22"/>
          <w:szCs w:val="22"/>
        </w:rPr>
        <w:t xml:space="preserve"> </w:t>
      </w:r>
      <w:r w:rsidR="00507FBA" w:rsidRPr="007A0C3E">
        <w:rPr>
          <w:rFonts w:ascii="Calibri" w:hAnsi="Calibri"/>
          <w:sz w:val="22"/>
          <w:szCs w:val="22"/>
        </w:rPr>
        <w:t>STS Referral and</w:t>
      </w:r>
      <w:r w:rsidR="00B819DE" w:rsidRPr="007A0C3E">
        <w:rPr>
          <w:rFonts w:ascii="Calibri" w:hAnsi="Calibri"/>
          <w:sz w:val="22"/>
          <w:szCs w:val="22"/>
        </w:rPr>
        <w:t xml:space="preserve"> </w:t>
      </w:r>
      <w:r w:rsidR="00507FBA" w:rsidRPr="007A0C3E">
        <w:rPr>
          <w:rFonts w:ascii="Calibri" w:hAnsi="Calibri"/>
          <w:sz w:val="22"/>
          <w:szCs w:val="22"/>
        </w:rPr>
        <w:t>a Client Referral</w:t>
      </w:r>
      <w:r w:rsidR="00B819DE" w:rsidRPr="007A0C3E">
        <w:rPr>
          <w:rFonts w:ascii="Calibri" w:hAnsi="Calibri"/>
          <w:sz w:val="22"/>
          <w:szCs w:val="22"/>
        </w:rPr>
        <w:t xml:space="preserve">. </w:t>
      </w:r>
    </w:p>
    <w:p w14:paraId="45E8CB72" w14:textId="77777777" w:rsidR="00755454" w:rsidRPr="007A0C3E" w:rsidRDefault="00755454" w:rsidP="006B2AC7">
      <w:pPr>
        <w:pStyle w:val="TextJustified"/>
        <w:spacing w:before="0"/>
        <w:ind w:left="360"/>
        <w:rPr>
          <w:rFonts w:ascii="Calibri" w:hAnsi="Calibri"/>
          <w:sz w:val="22"/>
          <w:szCs w:val="22"/>
        </w:rPr>
      </w:pPr>
    </w:p>
    <w:p w14:paraId="0ED1A1F8" w14:textId="04B3CDD9" w:rsidR="00D6698E" w:rsidRPr="007A0C3E" w:rsidRDefault="00D6698E" w:rsidP="005B464B">
      <w:pPr>
        <w:pStyle w:val="TextJustified"/>
        <w:numPr>
          <w:ilvl w:val="0"/>
          <w:numId w:val="38"/>
        </w:numPr>
        <w:spacing w:before="0"/>
        <w:ind w:left="360"/>
        <w:rPr>
          <w:rFonts w:ascii="Calibri" w:hAnsi="Calibri"/>
          <w:sz w:val="22"/>
          <w:szCs w:val="22"/>
        </w:rPr>
      </w:pPr>
      <w:bookmarkStart w:id="1" w:name="_Ref45174103"/>
      <w:r w:rsidRPr="007A0C3E">
        <w:rPr>
          <w:rFonts w:ascii="Calibri" w:hAnsi="Calibri"/>
          <w:sz w:val="22"/>
          <w:szCs w:val="22"/>
        </w:rPr>
        <w:t xml:space="preserve">Notwithstanding the term of this Agreement commencing on the Signature Date, the </w:t>
      </w:r>
      <w:r w:rsidR="0020351A" w:rsidRPr="007A0C3E">
        <w:rPr>
          <w:rFonts w:ascii="Calibri" w:hAnsi="Calibri"/>
          <w:sz w:val="22"/>
          <w:szCs w:val="22"/>
        </w:rPr>
        <w:t xml:space="preserve">Introduction </w:t>
      </w:r>
      <w:r w:rsidR="009E51C3" w:rsidRPr="007A0C3E">
        <w:rPr>
          <w:rFonts w:ascii="Calibri" w:hAnsi="Calibri"/>
          <w:sz w:val="22"/>
          <w:szCs w:val="22"/>
        </w:rPr>
        <w:t>and Advisory S</w:t>
      </w:r>
      <w:r w:rsidRPr="007A0C3E">
        <w:rPr>
          <w:rFonts w:ascii="Calibri" w:hAnsi="Calibri"/>
          <w:sz w:val="22"/>
          <w:szCs w:val="22"/>
        </w:rPr>
        <w:t xml:space="preserve">ervices provided by STS will </w:t>
      </w:r>
      <w:r w:rsidR="009E51C3" w:rsidRPr="007A0C3E">
        <w:rPr>
          <w:rFonts w:ascii="Calibri" w:hAnsi="Calibri"/>
          <w:sz w:val="22"/>
          <w:szCs w:val="22"/>
        </w:rPr>
        <w:t xml:space="preserve">only </w:t>
      </w:r>
      <w:r w:rsidRPr="007A0C3E">
        <w:rPr>
          <w:rFonts w:ascii="Calibri" w:hAnsi="Calibri"/>
          <w:sz w:val="22"/>
          <w:szCs w:val="22"/>
        </w:rPr>
        <w:t>commence on the Sell-Side Commencement Date.</w:t>
      </w:r>
      <w:bookmarkEnd w:id="1"/>
    </w:p>
    <w:p w14:paraId="1B3F5A7F" w14:textId="77777777" w:rsidR="00D6698E" w:rsidRPr="007A0C3E" w:rsidRDefault="00D6698E" w:rsidP="006B2AC7">
      <w:pPr>
        <w:pStyle w:val="TextJustified"/>
        <w:spacing w:before="0"/>
        <w:ind w:left="360"/>
        <w:rPr>
          <w:rFonts w:ascii="Calibri" w:hAnsi="Calibri"/>
          <w:sz w:val="22"/>
          <w:szCs w:val="22"/>
        </w:rPr>
      </w:pPr>
    </w:p>
    <w:p w14:paraId="687F84D7" w14:textId="61D7C22B" w:rsidR="00216528" w:rsidRPr="007A0C3E" w:rsidRDefault="00216528" w:rsidP="00216528">
      <w:pPr>
        <w:pStyle w:val="TextJustified"/>
        <w:numPr>
          <w:ilvl w:val="0"/>
          <w:numId w:val="38"/>
        </w:numPr>
        <w:spacing w:before="0"/>
        <w:ind w:left="360"/>
        <w:rPr>
          <w:rFonts w:ascii="Calibri" w:hAnsi="Calibri"/>
          <w:sz w:val="22"/>
          <w:szCs w:val="22"/>
        </w:rPr>
      </w:pPr>
      <w:r w:rsidRPr="007A0C3E">
        <w:rPr>
          <w:rFonts w:ascii="Calibri" w:hAnsi="Calibri" w:cs="Calibri"/>
          <w:sz w:val="22"/>
          <w:szCs w:val="22"/>
        </w:rPr>
        <w:lastRenderedPageBreak/>
        <w:t xml:space="preserve">The Client acknowledges and agrees that STS may make introductions to the Client prior to the Sell-Side Commencement Date </w:t>
      </w:r>
      <w:proofErr w:type="gramStart"/>
      <w:r w:rsidRPr="007A0C3E">
        <w:rPr>
          <w:rFonts w:ascii="Calibri" w:hAnsi="Calibri" w:cs="Calibri"/>
          <w:sz w:val="22"/>
          <w:szCs w:val="22"/>
        </w:rPr>
        <w:t>in the course of</w:t>
      </w:r>
      <w:proofErr w:type="gramEnd"/>
      <w:r w:rsidRPr="007A0C3E">
        <w:rPr>
          <w:rFonts w:ascii="Calibri" w:hAnsi="Calibri" w:cs="Calibri"/>
          <w:sz w:val="22"/>
          <w:szCs w:val="22"/>
        </w:rPr>
        <w:t xml:space="preserve"> providing </w:t>
      </w:r>
      <w:r w:rsidR="00305157" w:rsidRPr="007A0C3E">
        <w:rPr>
          <w:rFonts w:ascii="Calibri" w:hAnsi="Calibri" w:cs="Calibri"/>
          <w:sz w:val="22"/>
          <w:szCs w:val="22"/>
        </w:rPr>
        <w:t xml:space="preserve">the </w:t>
      </w:r>
      <w:proofErr w:type="spellStart"/>
      <w:r w:rsidR="00305157" w:rsidRPr="007A0C3E">
        <w:rPr>
          <w:rFonts w:ascii="Calibri" w:hAnsi="Calibri" w:cs="Calibri"/>
          <w:sz w:val="22"/>
          <w:szCs w:val="22"/>
        </w:rPr>
        <w:t>ValueMax</w:t>
      </w:r>
      <w:proofErr w:type="spellEnd"/>
      <w:r w:rsidR="00305157" w:rsidRPr="007A0C3E">
        <w:rPr>
          <w:rFonts w:ascii="Calibri" w:hAnsi="Calibri" w:cs="Calibri"/>
          <w:sz w:val="22"/>
          <w:szCs w:val="22"/>
        </w:rPr>
        <w:t xml:space="preserve"> Services</w:t>
      </w:r>
      <w:r w:rsidRPr="007A0C3E">
        <w:rPr>
          <w:rFonts w:ascii="Calibri" w:hAnsi="Calibri" w:cs="Calibri"/>
          <w:sz w:val="22"/>
          <w:szCs w:val="22"/>
        </w:rPr>
        <w:t>. Any such introductions shall be considered an STS Referral for the purposes of this Agreement and, by extension, a Third Party</w:t>
      </w:r>
      <w:r w:rsidR="005E67F1" w:rsidRPr="007A0C3E">
        <w:rPr>
          <w:rFonts w:ascii="Calibri" w:hAnsi="Calibri" w:cs="Calibri"/>
          <w:sz w:val="22"/>
          <w:szCs w:val="22"/>
        </w:rPr>
        <w:t>.</w:t>
      </w:r>
    </w:p>
    <w:p w14:paraId="7F18099D" w14:textId="77777777" w:rsidR="00216528" w:rsidRPr="007A0C3E" w:rsidRDefault="00216528" w:rsidP="006B2AC7">
      <w:pPr>
        <w:pStyle w:val="TextJustified"/>
        <w:spacing w:before="0"/>
        <w:ind w:left="360"/>
        <w:rPr>
          <w:rFonts w:ascii="Calibri" w:hAnsi="Calibri"/>
          <w:sz w:val="22"/>
          <w:szCs w:val="22"/>
        </w:rPr>
      </w:pPr>
    </w:p>
    <w:p w14:paraId="5835C03F" w14:textId="7154FC98" w:rsidR="00615A8F" w:rsidRPr="007A0C3E" w:rsidRDefault="00615A8F" w:rsidP="006B2AC7">
      <w:pPr>
        <w:pStyle w:val="TextJustified"/>
        <w:keepNext/>
        <w:spacing w:before="0"/>
        <w:rPr>
          <w:rFonts w:ascii="Calibri" w:hAnsi="Calibri"/>
          <w:sz w:val="22"/>
          <w:szCs w:val="22"/>
        </w:rPr>
      </w:pPr>
      <w:r w:rsidRPr="007A0C3E">
        <w:rPr>
          <w:rFonts w:ascii="Calibri" w:hAnsi="Calibri"/>
          <w:b/>
          <w:bCs/>
          <w:sz w:val="22"/>
          <w:szCs w:val="22"/>
        </w:rPr>
        <w:t>FEES AND EXPENSES</w:t>
      </w:r>
    </w:p>
    <w:p w14:paraId="211D269A" w14:textId="77777777" w:rsidR="00615A8F" w:rsidRPr="007A0C3E" w:rsidRDefault="00615A8F" w:rsidP="006B2AC7">
      <w:pPr>
        <w:pStyle w:val="TextJustified"/>
        <w:keepNext/>
        <w:spacing w:before="0"/>
        <w:ind w:left="360"/>
        <w:rPr>
          <w:rFonts w:ascii="Calibri" w:hAnsi="Calibri"/>
          <w:sz w:val="22"/>
          <w:szCs w:val="22"/>
        </w:rPr>
      </w:pPr>
    </w:p>
    <w:p w14:paraId="1BD2D8E1" w14:textId="5CD8CF6F" w:rsidR="00B646E1" w:rsidRPr="007A0C3E" w:rsidRDefault="00B646E1" w:rsidP="00B646E1">
      <w:pPr>
        <w:pStyle w:val="TextJustified"/>
        <w:keepNext/>
        <w:numPr>
          <w:ilvl w:val="0"/>
          <w:numId w:val="43"/>
        </w:numPr>
        <w:spacing w:before="0"/>
        <w:ind w:left="360"/>
        <w:rPr>
          <w:rFonts w:ascii="Calibri" w:hAnsi="Calibri"/>
          <w:b/>
          <w:bCs/>
          <w:sz w:val="22"/>
          <w:szCs w:val="22"/>
        </w:rPr>
      </w:pPr>
      <w:proofErr w:type="spellStart"/>
      <w:r w:rsidRPr="007A0C3E">
        <w:rPr>
          <w:rFonts w:ascii="Calibri" w:hAnsi="Calibri"/>
          <w:b/>
          <w:bCs/>
          <w:sz w:val="22"/>
          <w:szCs w:val="22"/>
        </w:rPr>
        <w:t>ValueMax</w:t>
      </w:r>
      <w:proofErr w:type="spellEnd"/>
      <w:r w:rsidRPr="007A0C3E">
        <w:rPr>
          <w:rFonts w:ascii="Calibri" w:hAnsi="Calibri"/>
          <w:b/>
          <w:bCs/>
          <w:sz w:val="22"/>
          <w:szCs w:val="22"/>
        </w:rPr>
        <w:t xml:space="preserve"> Services</w:t>
      </w:r>
    </w:p>
    <w:p w14:paraId="3F46D7D5" w14:textId="77777777" w:rsidR="00B646E1" w:rsidRPr="007A0C3E" w:rsidRDefault="00B646E1" w:rsidP="00B646E1">
      <w:pPr>
        <w:pStyle w:val="TextJustified"/>
        <w:spacing w:before="0"/>
        <w:rPr>
          <w:rFonts w:ascii="Calibri" w:hAnsi="Calibri"/>
          <w:sz w:val="22"/>
          <w:szCs w:val="22"/>
        </w:rPr>
      </w:pPr>
    </w:p>
    <w:p w14:paraId="068DE964" w14:textId="5C84356C" w:rsidR="00EE5833" w:rsidRPr="007A0C3E" w:rsidRDefault="00EE5833" w:rsidP="00EE5833">
      <w:pPr>
        <w:pStyle w:val="TextJustified"/>
        <w:numPr>
          <w:ilvl w:val="0"/>
          <w:numId w:val="38"/>
        </w:numPr>
        <w:spacing w:before="0"/>
        <w:ind w:left="360"/>
        <w:rPr>
          <w:rFonts w:asciiTheme="minorHAnsi" w:hAnsiTheme="minorHAnsi" w:cstheme="minorHAnsi"/>
          <w:sz w:val="22"/>
          <w:szCs w:val="22"/>
        </w:rPr>
      </w:pPr>
      <w:bookmarkStart w:id="2" w:name="_Ref103588741"/>
      <w:r w:rsidRPr="007A0C3E">
        <w:rPr>
          <w:rFonts w:asciiTheme="minorHAnsi" w:hAnsiTheme="minorHAnsi" w:cstheme="minorHAnsi"/>
          <w:sz w:val="22"/>
          <w:szCs w:val="22"/>
        </w:rPr>
        <w:t xml:space="preserve">As consideration for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Client shall pay to STS a non-refundable retention fee (“</w:t>
      </w:r>
      <w:proofErr w:type="spellStart"/>
      <w:r w:rsidR="00963E6B" w:rsidRPr="007A0C3E">
        <w:rPr>
          <w:rFonts w:asciiTheme="minorHAnsi" w:hAnsiTheme="minorHAnsi" w:cstheme="minorHAnsi"/>
          <w:b/>
          <w:bCs/>
          <w:i/>
          <w:iCs/>
          <w:sz w:val="22"/>
          <w:szCs w:val="22"/>
        </w:rPr>
        <w:t>ValueMax</w:t>
      </w:r>
      <w:proofErr w:type="spellEnd"/>
      <w:r w:rsidR="00963E6B" w:rsidRPr="007A0C3E">
        <w:rPr>
          <w:rFonts w:asciiTheme="minorHAnsi" w:hAnsiTheme="minorHAnsi" w:cstheme="minorHAnsi"/>
          <w:sz w:val="22"/>
          <w:szCs w:val="22"/>
        </w:rPr>
        <w:t xml:space="preserve"> </w:t>
      </w:r>
      <w:r w:rsidRPr="007A0C3E">
        <w:rPr>
          <w:rFonts w:asciiTheme="minorHAnsi" w:hAnsiTheme="minorHAnsi" w:cstheme="minorHAnsi"/>
          <w:b/>
          <w:bCs/>
          <w:i/>
          <w:iCs/>
          <w:sz w:val="22"/>
          <w:szCs w:val="22"/>
        </w:rPr>
        <w:t>Fee</w:t>
      </w:r>
      <w:r w:rsidRPr="007A0C3E">
        <w:rPr>
          <w:rFonts w:asciiTheme="minorHAnsi" w:hAnsiTheme="minorHAnsi" w:cstheme="minorHAnsi"/>
          <w:sz w:val="22"/>
          <w:szCs w:val="22"/>
        </w:rPr>
        <w:t>”) of (i) </w:t>
      </w:r>
      <w:sdt>
        <w:sdtPr>
          <w:rPr>
            <w:rFonts w:asciiTheme="minorHAnsi" w:hAnsiTheme="minorHAnsi" w:cstheme="minorHAnsi"/>
            <w:sz w:val="22"/>
            <w:szCs w:val="22"/>
          </w:rPr>
          <w:id w:val="267506508"/>
          <w:placeholder>
            <w:docPart w:val="DefaultPlaceholder_-1854013440"/>
          </w:placeholder>
          <w15:webExtensionCreated/>
        </w:sdtPr>
        <w:sdtEndPr/>
        <w:sdtContent>
          <w:r w:rsidR="007A0C3E">
            <w:rPr>
              <w:rFonts w:asciiTheme="minorHAnsi" w:hAnsiTheme="minorHAnsi" w:cstheme="minorHAnsi"/>
              <w:sz w:val="22"/>
              <w:szCs w:val="22"/>
            </w:rPr>
            <w:t>$</w:t>
          </w:r>
        </w:sdtContent>
      </w:sdt>
      <w:sdt>
        <w:sdtPr>
          <w:rPr>
            <w:rFonts w:asciiTheme="minorHAnsi" w:hAnsiTheme="minorHAnsi" w:cstheme="minorHAnsi"/>
            <w:sz w:val="22"/>
            <w:szCs w:val="22"/>
          </w:rPr>
          <w:id w:val="-1910071957"/>
          <w:placeholder>
            <w:docPart w:val="DefaultPlaceholder_-1854013440"/>
          </w:placeholder>
          <w15:webExtensionCreated/>
        </w:sdtPr>
        <w:sdtEndPr/>
        <w:sdtContent>
          <w:r w:rsidR="007A0C3E">
            <w:rPr>
              <w:rFonts w:asciiTheme="minorHAnsi" w:hAnsiTheme="minorHAnsi" w:cstheme="minorHAnsi"/>
              <w:sz w:val="22"/>
              <w:szCs w:val="22"/>
            </w:rPr>
            <w:t>10,000</w:t>
          </w:r>
        </w:sdtContent>
      </w:sdt>
      <w:r w:rsidR="007A0C3E">
        <w:rPr>
          <w:rFonts w:asciiTheme="minorHAnsi" w:hAnsiTheme="minorHAnsi" w:cstheme="minorHAnsi"/>
          <w:sz w:val="22"/>
          <w:szCs w:val="22"/>
        </w:rPr>
        <w:t xml:space="preserve"> </w:t>
      </w:r>
      <w:r w:rsidRPr="007A0C3E">
        <w:rPr>
          <w:rFonts w:asciiTheme="minorHAnsi" w:hAnsiTheme="minorHAnsi" w:cstheme="minorHAnsi"/>
          <w:sz w:val="22"/>
          <w:szCs w:val="22"/>
        </w:rPr>
        <w:t>upon execution of this Agreement and (ii)</w:t>
      </w:r>
      <w:r w:rsidR="007A0C3E">
        <w:rPr>
          <w:rFonts w:asciiTheme="minorHAnsi" w:hAnsiTheme="minorHAnsi" w:cstheme="minorHAnsi"/>
          <w:sz w:val="22"/>
          <w:szCs w:val="22"/>
        </w:rPr>
        <w:t xml:space="preserve"> </w:t>
      </w:r>
      <w:sdt>
        <w:sdtPr>
          <w:rPr>
            <w:rFonts w:asciiTheme="minorHAnsi" w:hAnsiTheme="minorHAnsi" w:cstheme="minorHAnsi"/>
            <w:sz w:val="22"/>
            <w:szCs w:val="22"/>
          </w:rPr>
          <w:id w:val="-190833949"/>
          <w:placeholder>
            <w:docPart w:val="DefaultPlaceholder_-1854013440"/>
          </w:placeholder>
          <w15:webExtensionCreated/>
        </w:sdtPr>
        <w:sdtEndPr/>
        <w:sdtContent>
          <w:r w:rsidR="007A0C3E">
            <w:rPr>
              <w:rFonts w:asciiTheme="minorHAnsi" w:hAnsiTheme="minorHAnsi" w:cstheme="minorHAnsi"/>
              <w:sz w:val="22"/>
              <w:szCs w:val="22"/>
            </w:rPr>
            <w:t>$</w:t>
          </w:r>
        </w:sdtContent>
      </w:sdt>
      <w:sdt>
        <w:sdtPr>
          <w:rPr>
            <w:rFonts w:asciiTheme="minorHAnsi" w:hAnsiTheme="minorHAnsi" w:cstheme="minorHAnsi"/>
            <w:sz w:val="22"/>
            <w:szCs w:val="22"/>
          </w:rPr>
          <w:id w:val="1187942063"/>
          <w:placeholder>
            <w:docPart w:val="DefaultPlaceholder_-1854013440"/>
          </w:placeholder>
          <w15:webExtensionCreated/>
        </w:sdtPr>
        <w:sdtEndPr/>
        <w:sdtContent>
          <w:r w:rsidR="007A0C3E">
            <w:rPr>
              <w:rFonts w:asciiTheme="minorHAnsi" w:hAnsiTheme="minorHAnsi" w:cstheme="minorHAnsi"/>
              <w:sz w:val="22"/>
              <w:szCs w:val="22"/>
            </w:rPr>
            <w:t>10,000</w:t>
          </w:r>
        </w:sdtContent>
      </w:sdt>
      <w:r w:rsidR="00E77E77">
        <w:rPr>
          <w:rFonts w:asciiTheme="minorHAnsi" w:hAnsiTheme="minorHAnsi" w:cstheme="minorHAnsi"/>
          <w:sz w:val="22"/>
          <w:szCs w:val="22"/>
        </w:rPr>
        <w:t xml:space="preserve"> </w:t>
      </w:r>
      <w:r w:rsidR="001B6D4A" w:rsidRPr="007A0C3E">
        <w:rPr>
          <w:rFonts w:asciiTheme="minorHAnsi" w:hAnsiTheme="minorHAnsi" w:cstheme="minorHAnsi"/>
          <w:sz w:val="22"/>
          <w:szCs w:val="22"/>
        </w:rPr>
        <w:t xml:space="preserve">per </w:t>
      </w:r>
      <w:r w:rsidR="00FF487A">
        <w:rPr>
          <w:rFonts w:asciiTheme="minorHAnsi" w:hAnsiTheme="minorHAnsi" w:cstheme="minorHAnsi"/>
          <w:sz w:val="22"/>
          <w:szCs w:val="22"/>
        </w:rPr>
        <w:t>month</w:t>
      </w:r>
      <w:r w:rsidR="00FF487A" w:rsidRPr="007A0C3E">
        <w:rPr>
          <w:rFonts w:asciiTheme="minorHAnsi" w:hAnsiTheme="minorHAnsi" w:cstheme="minorHAnsi"/>
          <w:sz w:val="22"/>
          <w:szCs w:val="22"/>
        </w:rPr>
        <w:t xml:space="preserve"> </w:t>
      </w:r>
      <w:r w:rsidRPr="007A0C3E">
        <w:rPr>
          <w:rFonts w:asciiTheme="minorHAnsi" w:hAnsiTheme="minorHAnsi" w:cstheme="minorHAnsi"/>
          <w:sz w:val="22"/>
          <w:szCs w:val="22"/>
        </w:rPr>
        <w:t xml:space="preserve">thereafter </w:t>
      </w:r>
      <w:r w:rsidR="001B6D4A" w:rsidRPr="007A0C3E">
        <w:rPr>
          <w:rFonts w:asciiTheme="minorHAnsi" w:hAnsiTheme="minorHAnsi" w:cstheme="minorHAnsi"/>
          <w:sz w:val="22"/>
          <w:szCs w:val="22"/>
        </w:rPr>
        <w:t xml:space="preserve">(billed at the </w:t>
      </w:r>
      <w:r w:rsidR="00FF487A">
        <w:rPr>
          <w:rFonts w:asciiTheme="minorHAnsi" w:hAnsiTheme="minorHAnsi" w:cstheme="minorHAnsi"/>
          <w:sz w:val="22"/>
          <w:szCs w:val="22"/>
        </w:rPr>
        <w:t>end</w:t>
      </w:r>
      <w:r w:rsidR="00FF487A" w:rsidRPr="007A0C3E">
        <w:rPr>
          <w:rFonts w:asciiTheme="minorHAnsi" w:hAnsiTheme="minorHAnsi" w:cstheme="minorHAnsi"/>
          <w:sz w:val="22"/>
          <w:szCs w:val="22"/>
        </w:rPr>
        <w:t xml:space="preserve"> </w:t>
      </w:r>
      <w:r w:rsidR="001B6D4A" w:rsidRPr="007A0C3E">
        <w:rPr>
          <w:rFonts w:asciiTheme="minorHAnsi" w:hAnsiTheme="minorHAnsi" w:cstheme="minorHAnsi"/>
          <w:sz w:val="22"/>
          <w:szCs w:val="22"/>
        </w:rPr>
        <w:t xml:space="preserve">of each </w:t>
      </w:r>
      <w:r w:rsidR="00FF487A">
        <w:rPr>
          <w:rFonts w:asciiTheme="minorHAnsi" w:hAnsiTheme="minorHAnsi" w:cstheme="minorHAnsi"/>
          <w:sz w:val="22"/>
          <w:szCs w:val="22"/>
        </w:rPr>
        <w:t>month</w:t>
      </w:r>
      <w:r w:rsidR="001B6D4A" w:rsidRPr="007A0C3E">
        <w:rPr>
          <w:rFonts w:asciiTheme="minorHAnsi" w:hAnsiTheme="minorHAnsi" w:cstheme="minorHAnsi"/>
          <w:sz w:val="22"/>
          <w:szCs w:val="22"/>
        </w:rPr>
        <w:t xml:space="preserve">) whilst </w:t>
      </w:r>
      <w:r w:rsidRPr="007A0C3E">
        <w:rPr>
          <w:rFonts w:asciiTheme="minorHAnsi" w:hAnsiTheme="minorHAnsi" w:cstheme="minorHAnsi"/>
          <w:sz w:val="22"/>
          <w:szCs w:val="22"/>
        </w:rPr>
        <w:t xml:space="preserve">STS is providing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to Client.</w:t>
      </w:r>
      <w:bookmarkEnd w:id="2"/>
    </w:p>
    <w:p w14:paraId="0D3F546F" w14:textId="77777777" w:rsidR="00EE5833" w:rsidRPr="007A0C3E" w:rsidRDefault="00EE5833" w:rsidP="00EE5833">
      <w:pPr>
        <w:pStyle w:val="TextLeft"/>
        <w:tabs>
          <w:tab w:val="left" w:pos="426"/>
        </w:tabs>
        <w:ind w:left="426"/>
        <w:jc w:val="both"/>
        <w:rPr>
          <w:rFonts w:asciiTheme="minorHAnsi" w:hAnsiTheme="minorHAnsi" w:cstheme="minorHAnsi"/>
          <w:sz w:val="22"/>
          <w:szCs w:val="22"/>
        </w:rPr>
      </w:pPr>
    </w:p>
    <w:p w14:paraId="5196D527" w14:textId="6DD7A919" w:rsidR="00EE5833" w:rsidRPr="007A0C3E" w:rsidRDefault="00EE5833" w:rsidP="00EE5833">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 xml:space="preserve">STS will, at Client’s </w:t>
      </w:r>
      <w:r w:rsidR="00963E6B" w:rsidRPr="007A0C3E">
        <w:rPr>
          <w:rFonts w:asciiTheme="minorHAnsi" w:hAnsiTheme="minorHAnsi" w:cstheme="minorHAnsi"/>
          <w:sz w:val="22"/>
          <w:szCs w:val="22"/>
        </w:rPr>
        <w:t xml:space="preserve">written </w:t>
      </w:r>
      <w:r w:rsidRPr="007A0C3E">
        <w:rPr>
          <w:rFonts w:asciiTheme="minorHAnsi" w:hAnsiTheme="minorHAnsi" w:cstheme="minorHAnsi"/>
          <w:sz w:val="22"/>
          <w:szCs w:val="22"/>
        </w:rPr>
        <w:t xml:space="preserve">request, suspend the provision of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w:t>
      </w:r>
      <w:r w:rsidR="00DA22FA">
        <w:rPr>
          <w:rFonts w:asciiTheme="minorHAnsi" w:hAnsiTheme="minorHAnsi" w:cstheme="minorHAnsi"/>
          <w:sz w:val="22"/>
          <w:szCs w:val="22"/>
        </w:rPr>
        <w:t xml:space="preserve">No </w:t>
      </w:r>
      <w:proofErr w:type="spellStart"/>
      <w:r w:rsidR="00DA22FA">
        <w:rPr>
          <w:rFonts w:asciiTheme="minorHAnsi" w:hAnsiTheme="minorHAnsi" w:cstheme="minorHAnsi"/>
          <w:sz w:val="22"/>
          <w:szCs w:val="22"/>
        </w:rPr>
        <w:t>ValueMax</w:t>
      </w:r>
      <w:proofErr w:type="spellEnd"/>
      <w:r w:rsidR="00DA22FA">
        <w:rPr>
          <w:rFonts w:asciiTheme="minorHAnsi" w:hAnsiTheme="minorHAnsi" w:cstheme="minorHAnsi"/>
          <w:sz w:val="22"/>
          <w:szCs w:val="22"/>
        </w:rPr>
        <w:t xml:space="preserve"> </w:t>
      </w:r>
      <w:r w:rsidRPr="007A0C3E">
        <w:rPr>
          <w:rFonts w:asciiTheme="minorHAnsi" w:hAnsiTheme="minorHAnsi" w:cstheme="minorHAnsi"/>
          <w:sz w:val="22"/>
          <w:szCs w:val="22"/>
        </w:rPr>
        <w:t>Fee shall apply and be payable to STS from</w:t>
      </w:r>
      <w:r w:rsidR="008157FF" w:rsidRPr="007A0C3E">
        <w:rPr>
          <w:rFonts w:asciiTheme="minorHAnsi" w:hAnsiTheme="minorHAnsi" w:cstheme="minorHAnsi"/>
          <w:sz w:val="22"/>
          <w:szCs w:val="22"/>
        </w:rPr>
        <w:t xml:space="preserve"> the</w:t>
      </w:r>
      <w:r w:rsidRPr="007A0C3E">
        <w:rPr>
          <w:rFonts w:asciiTheme="minorHAnsi" w:hAnsiTheme="minorHAnsi" w:cstheme="minorHAnsi"/>
          <w:sz w:val="22"/>
          <w:szCs w:val="22"/>
        </w:rPr>
        <w:t xml:space="preserve"> date of such instruction until notified to the contrary by Client. During the suspension period, STS may elect, at its discretion, to continue to perform some or </w:t>
      </w:r>
      <w:proofErr w:type="gramStart"/>
      <w:r w:rsidRPr="007A0C3E">
        <w:rPr>
          <w:rFonts w:asciiTheme="minorHAnsi" w:hAnsiTheme="minorHAnsi" w:cstheme="minorHAnsi"/>
          <w:sz w:val="22"/>
          <w:szCs w:val="22"/>
        </w:rPr>
        <w:t>all of</w:t>
      </w:r>
      <w:proofErr w:type="gramEnd"/>
      <w:r w:rsidRPr="007A0C3E">
        <w:rPr>
          <w:rFonts w:asciiTheme="minorHAnsi" w:hAnsiTheme="minorHAnsi" w:cstheme="minorHAnsi"/>
          <w:sz w:val="22"/>
          <w:szCs w:val="22"/>
        </w:rPr>
        <w:t xml:space="preserve">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w:t>
      </w:r>
    </w:p>
    <w:p w14:paraId="227C272A" w14:textId="77777777" w:rsidR="00EE5833" w:rsidRPr="007A0C3E" w:rsidRDefault="00EE5833" w:rsidP="00EE5833">
      <w:pPr>
        <w:pStyle w:val="TextLeft"/>
        <w:tabs>
          <w:tab w:val="left" w:pos="426"/>
        </w:tabs>
        <w:ind w:left="426"/>
        <w:jc w:val="both"/>
        <w:rPr>
          <w:rFonts w:asciiTheme="minorHAnsi" w:hAnsiTheme="minorHAnsi" w:cstheme="minorHAnsi"/>
          <w:sz w:val="22"/>
          <w:szCs w:val="22"/>
        </w:rPr>
      </w:pPr>
    </w:p>
    <w:p w14:paraId="19F6AD2A" w14:textId="1FBAB9C3" w:rsidR="00515C9F" w:rsidRPr="007A0C3E" w:rsidRDefault="00515C9F" w:rsidP="00515C9F">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 xml:space="preserve">During each Quarterly Meeting, Client will assess and provide feedback to STS on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provided. Where STS has performed beyond expectations, or where the scope of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expands or retracts by written mutual agreement of the parties, the parties will discuss an increase and/or decrease in the </w:t>
      </w:r>
      <w:proofErr w:type="spellStart"/>
      <w:r w:rsidR="00963E6B" w:rsidRPr="007A0C3E">
        <w:rPr>
          <w:rFonts w:asciiTheme="minorHAnsi" w:hAnsiTheme="minorHAnsi" w:cstheme="minorHAnsi"/>
          <w:sz w:val="22"/>
          <w:szCs w:val="22"/>
        </w:rPr>
        <w:t>ValueMax</w:t>
      </w:r>
      <w:proofErr w:type="spellEnd"/>
      <w:r w:rsidR="00963E6B" w:rsidRPr="007A0C3E">
        <w:rPr>
          <w:rFonts w:asciiTheme="minorHAnsi" w:hAnsiTheme="minorHAnsi" w:cstheme="minorHAnsi"/>
          <w:sz w:val="22"/>
          <w:szCs w:val="22"/>
        </w:rPr>
        <w:t xml:space="preserve"> </w:t>
      </w:r>
      <w:r w:rsidRPr="007A0C3E">
        <w:rPr>
          <w:rFonts w:asciiTheme="minorHAnsi" w:hAnsiTheme="minorHAnsi" w:cstheme="minorHAnsi"/>
          <w:sz w:val="22"/>
          <w:szCs w:val="22"/>
        </w:rPr>
        <w:t xml:space="preserve">Fees, and in the event of a written mutual agreement to increase or decrease the </w:t>
      </w:r>
      <w:proofErr w:type="spellStart"/>
      <w:r w:rsidR="00F7367D" w:rsidRPr="007A0C3E">
        <w:rPr>
          <w:rFonts w:asciiTheme="minorHAnsi" w:hAnsiTheme="minorHAnsi" w:cstheme="minorHAnsi"/>
          <w:sz w:val="22"/>
          <w:szCs w:val="22"/>
        </w:rPr>
        <w:t>ValueMa</w:t>
      </w:r>
      <w:r w:rsidR="002E0C88" w:rsidRPr="007A0C3E">
        <w:rPr>
          <w:rFonts w:asciiTheme="minorHAnsi" w:hAnsiTheme="minorHAnsi" w:cstheme="minorHAnsi"/>
          <w:sz w:val="22"/>
          <w:szCs w:val="22"/>
        </w:rPr>
        <w:t>x</w:t>
      </w:r>
      <w:proofErr w:type="spellEnd"/>
      <w:r w:rsidR="002E0C88" w:rsidRPr="007A0C3E">
        <w:rPr>
          <w:rFonts w:asciiTheme="minorHAnsi" w:hAnsiTheme="minorHAnsi" w:cstheme="minorHAnsi"/>
          <w:sz w:val="22"/>
          <w:szCs w:val="22"/>
        </w:rPr>
        <w:t xml:space="preserve"> </w:t>
      </w:r>
      <w:r w:rsidRPr="007A0C3E">
        <w:rPr>
          <w:rFonts w:asciiTheme="minorHAnsi" w:hAnsiTheme="minorHAnsi" w:cstheme="minorHAnsi"/>
          <w:sz w:val="22"/>
          <w:szCs w:val="22"/>
        </w:rPr>
        <w:t xml:space="preserve">Fees, the newly adjusted </w:t>
      </w:r>
      <w:proofErr w:type="spellStart"/>
      <w:r w:rsidR="00BD4656" w:rsidRPr="007A0C3E">
        <w:rPr>
          <w:rFonts w:asciiTheme="minorHAnsi" w:hAnsiTheme="minorHAnsi" w:cstheme="minorHAnsi"/>
          <w:sz w:val="22"/>
          <w:szCs w:val="22"/>
        </w:rPr>
        <w:t>ValueMax</w:t>
      </w:r>
      <w:proofErr w:type="spellEnd"/>
      <w:r w:rsidR="00BD4656" w:rsidRPr="007A0C3E">
        <w:rPr>
          <w:rFonts w:asciiTheme="minorHAnsi" w:hAnsiTheme="minorHAnsi" w:cstheme="minorHAnsi"/>
          <w:sz w:val="22"/>
          <w:szCs w:val="22"/>
        </w:rPr>
        <w:t xml:space="preserve"> </w:t>
      </w:r>
      <w:r w:rsidRPr="007A0C3E">
        <w:rPr>
          <w:rFonts w:asciiTheme="minorHAnsi" w:hAnsiTheme="minorHAnsi" w:cstheme="minorHAnsi"/>
          <w:sz w:val="22"/>
          <w:szCs w:val="22"/>
        </w:rPr>
        <w:t xml:space="preserve">Fees will be payable in accordance with clause </w:t>
      </w:r>
      <w:r w:rsidR="00217B05" w:rsidRPr="007A0C3E">
        <w:rPr>
          <w:rFonts w:asciiTheme="minorHAnsi" w:hAnsiTheme="minorHAnsi" w:cstheme="minorHAnsi"/>
          <w:sz w:val="22"/>
          <w:szCs w:val="22"/>
        </w:rPr>
        <w:fldChar w:fldCharType="begin"/>
      </w:r>
      <w:r w:rsidR="00217B05" w:rsidRPr="007A0C3E">
        <w:rPr>
          <w:rFonts w:asciiTheme="minorHAnsi" w:hAnsiTheme="minorHAnsi" w:cstheme="minorHAnsi"/>
          <w:sz w:val="22"/>
          <w:szCs w:val="22"/>
        </w:rPr>
        <w:instrText xml:space="preserve"> REF _Ref103588741 \r \h </w:instrText>
      </w:r>
      <w:r w:rsidR="007A0C3E">
        <w:rPr>
          <w:rFonts w:asciiTheme="minorHAnsi" w:hAnsiTheme="minorHAnsi" w:cstheme="minorHAnsi"/>
          <w:sz w:val="22"/>
          <w:szCs w:val="22"/>
        </w:rPr>
        <w:instrText xml:space="preserve"> \* MERGEFORMAT </w:instrText>
      </w:r>
      <w:r w:rsidR="00217B05" w:rsidRPr="007A0C3E">
        <w:rPr>
          <w:rFonts w:asciiTheme="minorHAnsi" w:hAnsiTheme="minorHAnsi" w:cstheme="minorHAnsi"/>
          <w:sz w:val="22"/>
          <w:szCs w:val="22"/>
        </w:rPr>
      </w:r>
      <w:r w:rsidR="00217B05" w:rsidRPr="007A0C3E">
        <w:rPr>
          <w:rFonts w:asciiTheme="minorHAnsi" w:hAnsiTheme="minorHAnsi" w:cstheme="minorHAnsi"/>
          <w:sz w:val="22"/>
          <w:szCs w:val="22"/>
        </w:rPr>
        <w:fldChar w:fldCharType="separate"/>
      </w:r>
      <w:r w:rsidR="008F73A1">
        <w:rPr>
          <w:rFonts w:asciiTheme="minorHAnsi" w:hAnsiTheme="minorHAnsi" w:cstheme="minorHAnsi"/>
          <w:sz w:val="22"/>
          <w:szCs w:val="22"/>
        </w:rPr>
        <w:t>7</w:t>
      </w:r>
      <w:r w:rsidR="00217B05" w:rsidRPr="007A0C3E">
        <w:rPr>
          <w:rFonts w:asciiTheme="minorHAnsi" w:hAnsiTheme="minorHAnsi" w:cstheme="minorHAnsi"/>
          <w:sz w:val="22"/>
          <w:szCs w:val="22"/>
        </w:rPr>
        <w:fldChar w:fldCharType="end"/>
      </w:r>
      <w:r w:rsidRPr="007A0C3E">
        <w:rPr>
          <w:rFonts w:asciiTheme="minorHAnsi" w:hAnsiTheme="minorHAnsi" w:cstheme="minorHAnsi"/>
          <w:sz w:val="22"/>
          <w:szCs w:val="22"/>
        </w:rPr>
        <w:t xml:space="preserve"> above. </w:t>
      </w:r>
    </w:p>
    <w:p w14:paraId="77AAAB70" w14:textId="77777777" w:rsidR="00515C9F" w:rsidRPr="007A0C3E" w:rsidRDefault="00515C9F" w:rsidP="00515C9F">
      <w:pPr>
        <w:pStyle w:val="TextJustified"/>
        <w:spacing w:before="0"/>
        <w:rPr>
          <w:rFonts w:asciiTheme="minorHAnsi" w:hAnsiTheme="minorHAnsi" w:cstheme="minorHAnsi"/>
          <w:sz w:val="22"/>
          <w:szCs w:val="22"/>
        </w:rPr>
      </w:pPr>
    </w:p>
    <w:p w14:paraId="5236C331" w14:textId="7D0D9BF4" w:rsidR="00515C9F" w:rsidRPr="007A0C3E" w:rsidRDefault="00515C9F" w:rsidP="00515C9F">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 xml:space="preserve">In addition to the </w:t>
      </w:r>
      <w:proofErr w:type="spellStart"/>
      <w:r w:rsidR="007356B7" w:rsidRPr="007A0C3E">
        <w:rPr>
          <w:rFonts w:asciiTheme="minorHAnsi" w:hAnsiTheme="minorHAnsi" w:cstheme="minorHAnsi"/>
          <w:sz w:val="22"/>
          <w:szCs w:val="22"/>
        </w:rPr>
        <w:t>ValueMax</w:t>
      </w:r>
      <w:proofErr w:type="spellEnd"/>
      <w:r w:rsidR="007356B7" w:rsidRPr="007A0C3E">
        <w:rPr>
          <w:rFonts w:asciiTheme="minorHAnsi" w:hAnsiTheme="minorHAnsi" w:cstheme="minorHAnsi"/>
          <w:sz w:val="22"/>
          <w:szCs w:val="22"/>
        </w:rPr>
        <w:t xml:space="preserve"> </w:t>
      </w:r>
      <w:r w:rsidRPr="007A0C3E">
        <w:rPr>
          <w:rFonts w:asciiTheme="minorHAnsi" w:hAnsiTheme="minorHAnsi" w:cstheme="minorHAnsi"/>
          <w:sz w:val="22"/>
          <w:szCs w:val="22"/>
        </w:rPr>
        <w:t xml:space="preserve">Fees owing to STS as set out above, the parties will (i) during such Quarterly Meetings and (ii) during the last two weeks of December each year and/or the first two weeks of January assess STS’ overall performance with respect to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Where Client determines, in its sole discretion, that STS consistently overachieves in respect of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Client may pay to STS a bonus, in Client’s discretion.</w:t>
      </w:r>
    </w:p>
    <w:p w14:paraId="5575B472" w14:textId="77777777" w:rsidR="00515C9F" w:rsidRPr="007A0C3E" w:rsidRDefault="00515C9F" w:rsidP="00515C9F">
      <w:pPr>
        <w:pStyle w:val="TextJustified"/>
        <w:spacing w:before="0"/>
        <w:rPr>
          <w:rFonts w:asciiTheme="minorHAnsi" w:hAnsiTheme="minorHAnsi" w:cstheme="minorHAnsi"/>
          <w:sz w:val="22"/>
          <w:szCs w:val="22"/>
        </w:rPr>
      </w:pPr>
    </w:p>
    <w:p w14:paraId="0FF7429D" w14:textId="6A22D5EC" w:rsidR="00EE5833" w:rsidRPr="007A0C3E" w:rsidRDefault="00EE5833" w:rsidP="00EE5833">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 xml:space="preserve">Client shall reimburse all preapproved expenses properly and necessarily incurred by STS in the provision of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subject to production of receipts or other appropriate </w:t>
      </w:r>
      <w:r w:rsidRPr="007A0C3E">
        <w:rPr>
          <w:rFonts w:ascii="Calibri" w:hAnsi="Calibri"/>
          <w:sz w:val="22"/>
          <w:szCs w:val="22"/>
        </w:rPr>
        <w:t>evidence</w:t>
      </w:r>
      <w:r w:rsidRPr="007A0C3E">
        <w:rPr>
          <w:rFonts w:asciiTheme="minorHAnsi" w:hAnsiTheme="minorHAnsi" w:cstheme="minorHAnsi"/>
          <w:sz w:val="22"/>
          <w:szCs w:val="22"/>
        </w:rPr>
        <w:t xml:space="preserve"> of payment. Client shall reimburse STS within 15 days of the date of each such receipt/invoice received by Client.</w:t>
      </w:r>
    </w:p>
    <w:p w14:paraId="6BE7D183" w14:textId="77777777" w:rsidR="0020351A" w:rsidRPr="007A0C3E" w:rsidRDefault="0020351A" w:rsidP="0020351A">
      <w:pPr>
        <w:rPr>
          <w:rFonts w:asciiTheme="minorHAnsi" w:hAnsiTheme="minorHAnsi" w:cstheme="minorHAnsi"/>
          <w:szCs w:val="22"/>
        </w:rPr>
      </w:pPr>
    </w:p>
    <w:p w14:paraId="37D44B8B" w14:textId="561F7B44" w:rsidR="0020351A" w:rsidRPr="007A0C3E" w:rsidRDefault="0020351A" w:rsidP="0020351A">
      <w:pPr>
        <w:pStyle w:val="TextJustified"/>
        <w:keepNext/>
        <w:numPr>
          <w:ilvl w:val="0"/>
          <w:numId w:val="43"/>
        </w:numPr>
        <w:spacing w:before="0"/>
        <w:ind w:left="360"/>
        <w:rPr>
          <w:rFonts w:ascii="Calibri" w:hAnsi="Calibri"/>
          <w:b/>
          <w:bCs/>
          <w:sz w:val="22"/>
          <w:szCs w:val="22"/>
        </w:rPr>
      </w:pPr>
      <w:r w:rsidRPr="007A0C3E">
        <w:rPr>
          <w:rFonts w:ascii="Calibri" w:hAnsi="Calibri"/>
          <w:b/>
          <w:bCs/>
          <w:sz w:val="22"/>
          <w:szCs w:val="22"/>
        </w:rPr>
        <w:t>Introduction and Advisory Services</w:t>
      </w:r>
    </w:p>
    <w:p w14:paraId="571C1894" w14:textId="77777777" w:rsidR="0020351A" w:rsidRPr="007A0C3E" w:rsidRDefault="0020351A" w:rsidP="0020351A">
      <w:pPr>
        <w:pStyle w:val="TextJustified"/>
        <w:spacing w:before="0"/>
        <w:rPr>
          <w:rFonts w:asciiTheme="minorHAnsi" w:hAnsiTheme="minorHAnsi" w:cstheme="minorHAnsi"/>
          <w:sz w:val="22"/>
          <w:szCs w:val="22"/>
        </w:rPr>
      </w:pPr>
    </w:p>
    <w:p w14:paraId="765EA321" w14:textId="72E8E5FF" w:rsidR="00755454" w:rsidRPr="007A0C3E" w:rsidRDefault="00D6698E"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Client shall, from the Sell-Side Commencement Date, </w:t>
      </w:r>
      <w:r w:rsidR="00BF58A0" w:rsidRPr="007A0C3E">
        <w:rPr>
          <w:rFonts w:ascii="Calibri" w:hAnsi="Calibri"/>
          <w:sz w:val="22"/>
          <w:szCs w:val="22"/>
        </w:rPr>
        <w:t xml:space="preserve">pay to </w:t>
      </w:r>
      <w:r w:rsidR="00BE4791" w:rsidRPr="007A0C3E">
        <w:rPr>
          <w:rFonts w:ascii="Calibri" w:hAnsi="Calibri"/>
          <w:sz w:val="22"/>
          <w:szCs w:val="22"/>
        </w:rPr>
        <w:t>STS</w:t>
      </w:r>
      <w:r w:rsidR="00BF58A0" w:rsidRPr="007A0C3E">
        <w:rPr>
          <w:rFonts w:ascii="Calibri" w:hAnsi="Calibri"/>
          <w:sz w:val="22"/>
          <w:szCs w:val="22"/>
        </w:rPr>
        <w:t xml:space="preserve"> a</w:t>
      </w:r>
      <w:r w:rsidR="008A61CD" w:rsidRPr="007A0C3E">
        <w:rPr>
          <w:rFonts w:ascii="Calibri" w:hAnsi="Calibri"/>
          <w:sz w:val="22"/>
          <w:szCs w:val="22"/>
        </w:rPr>
        <w:t xml:space="preserve"> </w:t>
      </w:r>
      <w:r w:rsidR="00BE4791" w:rsidRPr="007A0C3E">
        <w:rPr>
          <w:rFonts w:ascii="Calibri" w:hAnsi="Calibri"/>
          <w:sz w:val="22"/>
          <w:szCs w:val="22"/>
        </w:rPr>
        <w:t>non-</w:t>
      </w:r>
      <w:r w:rsidR="008A61CD" w:rsidRPr="007A0C3E">
        <w:rPr>
          <w:rFonts w:ascii="Calibri" w:hAnsi="Calibri"/>
          <w:sz w:val="22"/>
          <w:szCs w:val="22"/>
        </w:rPr>
        <w:t>refundable</w:t>
      </w:r>
      <w:r w:rsidR="00BF58A0" w:rsidRPr="007A0C3E">
        <w:rPr>
          <w:rFonts w:ascii="Calibri" w:hAnsi="Calibri"/>
          <w:sz w:val="22"/>
          <w:szCs w:val="22"/>
        </w:rPr>
        <w:t xml:space="preserve"> </w:t>
      </w:r>
      <w:r w:rsidR="00EF6E49" w:rsidRPr="007A0C3E">
        <w:rPr>
          <w:rFonts w:ascii="Calibri" w:hAnsi="Calibri"/>
          <w:sz w:val="22"/>
          <w:szCs w:val="22"/>
        </w:rPr>
        <w:t xml:space="preserve">commitment </w:t>
      </w:r>
      <w:r w:rsidR="00BF58A0" w:rsidRPr="007A0C3E">
        <w:rPr>
          <w:rFonts w:ascii="Calibri" w:hAnsi="Calibri"/>
          <w:sz w:val="22"/>
          <w:szCs w:val="22"/>
        </w:rPr>
        <w:t xml:space="preserve">fee </w:t>
      </w:r>
      <w:r w:rsidR="009F305D" w:rsidRPr="007A0C3E">
        <w:rPr>
          <w:rFonts w:ascii="Calibri" w:hAnsi="Calibri"/>
          <w:sz w:val="22"/>
          <w:szCs w:val="22"/>
        </w:rPr>
        <w:t>(“</w:t>
      </w:r>
      <w:r w:rsidR="009F305D" w:rsidRPr="007A0C3E">
        <w:rPr>
          <w:rFonts w:ascii="Calibri" w:hAnsi="Calibri"/>
          <w:b/>
          <w:bCs/>
          <w:i/>
          <w:iCs/>
          <w:sz w:val="22"/>
          <w:szCs w:val="22"/>
        </w:rPr>
        <w:t>Commitment Fee</w:t>
      </w:r>
      <w:r w:rsidR="009F305D" w:rsidRPr="007A0C3E">
        <w:rPr>
          <w:rFonts w:ascii="Calibri" w:hAnsi="Calibri"/>
          <w:sz w:val="22"/>
          <w:szCs w:val="22"/>
        </w:rPr>
        <w:t xml:space="preserve">”) </w:t>
      </w:r>
      <w:r w:rsidR="00BF58A0" w:rsidRPr="007A0C3E">
        <w:rPr>
          <w:rFonts w:ascii="Calibri" w:hAnsi="Calibri"/>
          <w:sz w:val="22"/>
          <w:szCs w:val="22"/>
        </w:rPr>
        <w:t xml:space="preserve">as set out in </w:t>
      </w:r>
      <w:r w:rsidR="00BF58A0" w:rsidRPr="007A0C3E">
        <w:rPr>
          <w:rFonts w:ascii="Calibri" w:hAnsi="Calibri"/>
          <w:b/>
          <w:bCs/>
          <w:i/>
          <w:iCs/>
          <w:sz w:val="22"/>
          <w:szCs w:val="22"/>
        </w:rPr>
        <w:t>Schedule</w:t>
      </w:r>
      <w:r w:rsidR="00111F8E" w:rsidRPr="007A0C3E">
        <w:rPr>
          <w:rFonts w:ascii="Calibri" w:hAnsi="Calibri"/>
          <w:b/>
          <w:bCs/>
          <w:i/>
          <w:iCs/>
          <w:sz w:val="22"/>
          <w:szCs w:val="22"/>
        </w:rPr>
        <w:t> </w:t>
      </w:r>
      <w:r w:rsidR="00BF58A0" w:rsidRPr="007A0C3E">
        <w:rPr>
          <w:rFonts w:ascii="Calibri" w:hAnsi="Calibri"/>
          <w:b/>
          <w:bCs/>
          <w:i/>
          <w:iCs/>
          <w:sz w:val="22"/>
          <w:szCs w:val="22"/>
        </w:rPr>
        <w:t>“</w:t>
      </w:r>
      <w:r w:rsidR="008D57D2">
        <w:rPr>
          <w:rFonts w:ascii="Calibri" w:hAnsi="Calibri"/>
          <w:b/>
          <w:bCs/>
          <w:i/>
          <w:iCs/>
          <w:sz w:val="22"/>
          <w:szCs w:val="22"/>
        </w:rPr>
        <w:t>A</w:t>
      </w:r>
      <w:r w:rsidR="00BF58A0" w:rsidRPr="007A0C3E">
        <w:rPr>
          <w:rFonts w:ascii="Calibri" w:hAnsi="Calibri"/>
          <w:b/>
          <w:bCs/>
          <w:i/>
          <w:iCs/>
          <w:sz w:val="22"/>
          <w:szCs w:val="22"/>
        </w:rPr>
        <w:t>”</w:t>
      </w:r>
      <w:r w:rsidR="00BF58A0" w:rsidRPr="007A0C3E">
        <w:rPr>
          <w:rFonts w:ascii="Calibri" w:hAnsi="Calibri"/>
          <w:sz w:val="22"/>
          <w:szCs w:val="22"/>
        </w:rPr>
        <w:t xml:space="preserve">, to offset a portion of the general and administrative expenses incurred by </w:t>
      </w:r>
      <w:r w:rsidR="00BE4791" w:rsidRPr="007A0C3E">
        <w:rPr>
          <w:rFonts w:ascii="Calibri" w:hAnsi="Calibri"/>
          <w:sz w:val="22"/>
          <w:szCs w:val="22"/>
        </w:rPr>
        <w:t>STS</w:t>
      </w:r>
      <w:r w:rsidR="00BF58A0" w:rsidRPr="007A0C3E">
        <w:rPr>
          <w:rFonts w:ascii="Calibri" w:hAnsi="Calibri"/>
          <w:sz w:val="22"/>
          <w:szCs w:val="22"/>
        </w:rPr>
        <w:t xml:space="preserve"> in connection with </w:t>
      </w:r>
      <w:r w:rsidR="003D62B1" w:rsidRPr="007A0C3E">
        <w:rPr>
          <w:rFonts w:ascii="Calibri" w:hAnsi="Calibri"/>
          <w:sz w:val="22"/>
          <w:szCs w:val="22"/>
        </w:rPr>
        <w:t xml:space="preserve">the Introduction and Advisory Services to be provided pursuant to </w:t>
      </w:r>
      <w:r w:rsidR="00BF58A0" w:rsidRPr="007A0C3E">
        <w:rPr>
          <w:rFonts w:ascii="Calibri" w:hAnsi="Calibri"/>
          <w:sz w:val="22"/>
          <w:szCs w:val="22"/>
        </w:rPr>
        <w:t>this Agreement</w:t>
      </w:r>
      <w:r w:rsidR="0032271E" w:rsidRPr="007A0C3E">
        <w:rPr>
          <w:rFonts w:ascii="Calibri" w:hAnsi="Calibri"/>
          <w:sz w:val="22"/>
          <w:szCs w:val="22"/>
        </w:rPr>
        <w:t>.</w:t>
      </w:r>
    </w:p>
    <w:p w14:paraId="27A52A3E" w14:textId="77777777" w:rsidR="00130D86" w:rsidRPr="007A0C3E" w:rsidRDefault="00130D86" w:rsidP="00130D86">
      <w:pPr>
        <w:pStyle w:val="TextJustified"/>
        <w:spacing w:before="0"/>
        <w:ind w:left="360"/>
        <w:rPr>
          <w:rFonts w:ascii="Calibri" w:hAnsi="Calibri"/>
          <w:sz w:val="22"/>
          <w:szCs w:val="22"/>
        </w:rPr>
      </w:pPr>
    </w:p>
    <w:p w14:paraId="06524CBE" w14:textId="3B60EC1A" w:rsidR="00130D86" w:rsidRPr="007A0C3E" w:rsidRDefault="00130D86"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STS will, at Client’s </w:t>
      </w:r>
      <w:r w:rsidR="001C529F" w:rsidRPr="007A0C3E">
        <w:rPr>
          <w:rFonts w:ascii="Calibri" w:hAnsi="Calibri"/>
          <w:sz w:val="22"/>
          <w:szCs w:val="22"/>
        </w:rPr>
        <w:t xml:space="preserve">written </w:t>
      </w:r>
      <w:r w:rsidRPr="007A0C3E">
        <w:rPr>
          <w:rFonts w:ascii="Calibri" w:hAnsi="Calibri"/>
          <w:sz w:val="22"/>
          <w:szCs w:val="22"/>
        </w:rPr>
        <w:t xml:space="preserve">request, suspend the provision of </w:t>
      </w:r>
      <w:r w:rsidR="003D62B1" w:rsidRPr="007A0C3E">
        <w:rPr>
          <w:rFonts w:ascii="Calibri" w:hAnsi="Calibri"/>
          <w:sz w:val="22"/>
          <w:szCs w:val="22"/>
        </w:rPr>
        <w:t>the Introduction and Advisory Services</w:t>
      </w:r>
      <w:r w:rsidRPr="007A0C3E">
        <w:rPr>
          <w:rFonts w:ascii="Calibri" w:hAnsi="Calibri"/>
          <w:sz w:val="22"/>
          <w:szCs w:val="22"/>
        </w:rPr>
        <w:t xml:space="preserve">. </w:t>
      </w:r>
      <w:r w:rsidR="00F216FC">
        <w:rPr>
          <w:rFonts w:ascii="Calibri" w:hAnsi="Calibri"/>
          <w:sz w:val="22"/>
          <w:szCs w:val="22"/>
        </w:rPr>
        <w:t xml:space="preserve">No </w:t>
      </w:r>
      <w:r w:rsidRPr="007A0C3E">
        <w:rPr>
          <w:rFonts w:ascii="Calibri" w:hAnsi="Calibri"/>
          <w:sz w:val="22"/>
          <w:szCs w:val="22"/>
        </w:rPr>
        <w:t xml:space="preserve">Commitment Fee shall apply and be payable to STS from </w:t>
      </w:r>
      <w:r w:rsidR="001C529F" w:rsidRPr="007A0C3E">
        <w:rPr>
          <w:rFonts w:ascii="Calibri" w:hAnsi="Calibri"/>
          <w:sz w:val="22"/>
          <w:szCs w:val="22"/>
        </w:rPr>
        <w:t xml:space="preserve">the </w:t>
      </w:r>
      <w:r w:rsidRPr="007A0C3E">
        <w:rPr>
          <w:rFonts w:ascii="Calibri" w:hAnsi="Calibri"/>
          <w:sz w:val="22"/>
          <w:szCs w:val="22"/>
        </w:rPr>
        <w:t>date of such instruction until notified to the contrary by Client.</w:t>
      </w:r>
      <w:r w:rsidR="00731D04" w:rsidRPr="007A0C3E">
        <w:rPr>
          <w:rFonts w:ascii="Calibri" w:hAnsi="Calibri"/>
          <w:sz w:val="22"/>
          <w:szCs w:val="22"/>
        </w:rPr>
        <w:t xml:space="preserve"> </w:t>
      </w:r>
    </w:p>
    <w:p w14:paraId="1E56BBB0" w14:textId="77777777" w:rsidR="005145D0" w:rsidRPr="007A0C3E" w:rsidRDefault="005145D0" w:rsidP="006B2AC7">
      <w:pPr>
        <w:pStyle w:val="ListParagraph"/>
        <w:rPr>
          <w:rFonts w:ascii="Calibri" w:hAnsi="Calibri"/>
          <w:szCs w:val="22"/>
          <w:lang w:val="en-CA"/>
        </w:rPr>
      </w:pPr>
    </w:p>
    <w:p w14:paraId="006B1E4A" w14:textId="6D46C69F" w:rsidR="00755454" w:rsidRPr="007A0C3E" w:rsidRDefault="00701984"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lastRenderedPageBreak/>
        <w:t xml:space="preserve">Client shall reimburse </w:t>
      </w:r>
      <w:r w:rsidR="00BE4791" w:rsidRPr="007A0C3E">
        <w:rPr>
          <w:rFonts w:ascii="Calibri" w:hAnsi="Calibri"/>
          <w:sz w:val="22"/>
          <w:szCs w:val="22"/>
        </w:rPr>
        <w:t>STS</w:t>
      </w:r>
      <w:r w:rsidRPr="007A0C3E">
        <w:rPr>
          <w:rFonts w:ascii="Calibri" w:hAnsi="Calibri"/>
          <w:sz w:val="22"/>
          <w:szCs w:val="22"/>
        </w:rPr>
        <w:t xml:space="preserve"> within 15 days of the date of each invoice received by Client, for all </w:t>
      </w:r>
      <w:r w:rsidR="009F305D" w:rsidRPr="007A0C3E">
        <w:rPr>
          <w:rFonts w:ascii="Calibri" w:hAnsi="Calibri"/>
          <w:sz w:val="22"/>
          <w:szCs w:val="22"/>
        </w:rPr>
        <w:t xml:space="preserve">incidental third party </w:t>
      </w:r>
      <w:r w:rsidR="003C13A0" w:rsidRPr="007A0C3E">
        <w:rPr>
          <w:rFonts w:ascii="Calibri" w:hAnsi="Calibri"/>
          <w:sz w:val="22"/>
          <w:szCs w:val="22"/>
        </w:rPr>
        <w:t>costs and expenses</w:t>
      </w:r>
      <w:r w:rsidRPr="007A0C3E">
        <w:rPr>
          <w:rFonts w:ascii="Calibri" w:hAnsi="Calibri"/>
          <w:sz w:val="22"/>
          <w:szCs w:val="22"/>
        </w:rPr>
        <w:t xml:space="preserve">, </w:t>
      </w:r>
      <w:r w:rsidR="00413DAE" w:rsidRPr="007A0C3E">
        <w:rPr>
          <w:rFonts w:asciiTheme="minorHAnsi" w:hAnsiTheme="minorHAnsi" w:cstheme="minorHAnsi"/>
          <w:sz w:val="22"/>
          <w:szCs w:val="22"/>
        </w:rPr>
        <w:t xml:space="preserve">incurred by STS in the provision of the </w:t>
      </w:r>
      <w:r w:rsidR="00413DAE" w:rsidRPr="007A0C3E">
        <w:rPr>
          <w:rFonts w:ascii="Calibri" w:hAnsi="Calibri"/>
          <w:sz w:val="22"/>
          <w:szCs w:val="22"/>
        </w:rPr>
        <w:t xml:space="preserve">Introduction and Advisory Services </w:t>
      </w:r>
      <w:r w:rsidR="003C13A0" w:rsidRPr="007A0C3E">
        <w:rPr>
          <w:rFonts w:ascii="Calibri" w:hAnsi="Calibri"/>
          <w:sz w:val="22"/>
          <w:szCs w:val="22"/>
        </w:rPr>
        <w:t>(</w:t>
      </w:r>
      <w:r w:rsidR="003E4A37" w:rsidRPr="007A0C3E">
        <w:rPr>
          <w:rFonts w:ascii="Calibri" w:hAnsi="Calibri"/>
          <w:sz w:val="22"/>
          <w:szCs w:val="22"/>
        </w:rPr>
        <w:t xml:space="preserve">it being agreed by Client that air travel of </w:t>
      </w:r>
      <w:r w:rsidR="00190DCF" w:rsidRPr="007A0C3E">
        <w:rPr>
          <w:rFonts w:ascii="Calibri" w:hAnsi="Calibri"/>
          <w:sz w:val="22"/>
          <w:szCs w:val="22"/>
        </w:rPr>
        <w:t>three</w:t>
      </w:r>
      <w:r w:rsidR="003E4A37" w:rsidRPr="007A0C3E">
        <w:rPr>
          <w:rFonts w:ascii="Calibri" w:hAnsi="Calibri"/>
          <w:sz w:val="22"/>
          <w:szCs w:val="22"/>
        </w:rPr>
        <w:t xml:space="preserve"> hours or more </w:t>
      </w:r>
      <w:r w:rsidR="00DC0F94" w:rsidRPr="007A0C3E">
        <w:rPr>
          <w:rFonts w:ascii="Calibri" w:hAnsi="Calibri"/>
          <w:sz w:val="22"/>
          <w:szCs w:val="22"/>
        </w:rPr>
        <w:t>will</w:t>
      </w:r>
      <w:r w:rsidR="003E4A37" w:rsidRPr="007A0C3E">
        <w:rPr>
          <w:rFonts w:ascii="Calibri" w:hAnsi="Calibri"/>
          <w:sz w:val="22"/>
          <w:szCs w:val="22"/>
        </w:rPr>
        <w:t xml:space="preserve"> be in business class and that </w:t>
      </w:r>
      <w:r w:rsidR="003C13A0" w:rsidRPr="007A0C3E">
        <w:rPr>
          <w:rFonts w:ascii="Calibri" w:hAnsi="Calibri"/>
          <w:sz w:val="22"/>
          <w:szCs w:val="22"/>
        </w:rPr>
        <w:t>c</w:t>
      </w:r>
      <w:r w:rsidR="00F74615" w:rsidRPr="007A0C3E">
        <w:rPr>
          <w:rFonts w:ascii="Calibri" w:hAnsi="Calibri"/>
          <w:sz w:val="22"/>
          <w:szCs w:val="22"/>
        </w:rPr>
        <w:t xml:space="preserve">osts and expenses in excess of </w:t>
      </w:r>
      <w:sdt>
        <w:sdtPr>
          <w:rPr>
            <w:rFonts w:ascii="Calibri" w:hAnsi="Calibri"/>
            <w:sz w:val="22"/>
            <w:szCs w:val="22"/>
          </w:rPr>
          <w:id w:val="107247381"/>
          <w:placeholder>
            <w:docPart w:val="DefaultPlaceholder_-1854013440"/>
          </w:placeholder>
          <w15:webExtensionCreated/>
        </w:sdtPr>
        <w:sdtEndPr/>
        <w:sdtContent>
          <w:r w:rsidR="007A0C3E">
            <w:rPr>
              <w:rFonts w:ascii="Calibri" w:hAnsi="Calibri"/>
              <w:sz w:val="22"/>
              <w:szCs w:val="22"/>
            </w:rPr>
            <w:t>$</w:t>
          </w:r>
        </w:sdtContent>
      </w:sdt>
      <w:r w:rsidR="00502B52" w:rsidRPr="007A0C3E">
        <w:rPr>
          <w:rFonts w:ascii="Calibri" w:hAnsi="Calibri"/>
          <w:sz w:val="22"/>
          <w:szCs w:val="22"/>
        </w:rPr>
        <w:t>3,000</w:t>
      </w:r>
      <w:r w:rsidR="00641848" w:rsidRPr="007A0C3E">
        <w:rPr>
          <w:rFonts w:ascii="Calibri" w:hAnsi="Calibri"/>
          <w:sz w:val="22"/>
          <w:szCs w:val="22"/>
        </w:rPr>
        <w:t xml:space="preserve"> </w:t>
      </w:r>
      <w:r w:rsidR="003C13A0" w:rsidRPr="007A0C3E">
        <w:rPr>
          <w:rFonts w:ascii="Calibri" w:hAnsi="Calibri"/>
          <w:sz w:val="22"/>
          <w:szCs w:val="22"/>
        </w:rPr>
        <w:t>shall be pre-approved by Client)</w:t>
      </w:r>
      <w:r w:rsidR="00615A8F" w:rsidRPr="007A0C3E">
        <w:rPr>
          <w:rFonts w:ascii="Calibri" w:hAnsi="Calibri"/>
          <w:sz w:val="22"/>
          <w:szCs w:val="22"/>
        </w:rPr>
        <w:t>.</w:t>
      </w:r>
    </w:p>
    <w:p w14:paraId="2875BE12" w14:textId="77777777" w:rsidR="00190DCF" w:rsidRPr="007A0C3E" w:rsidRDefault="00190DCF" w:rsidP="006B2AC7">
      <w:pPr>
        <w:pStyle w:val="TextJustified"/>
        <w:spacing w:before="0"/>
        <w:ind w:left="360"/>
        <w:rPr>
          <w:rFonts w:asciiTheme="minorHAnsi" w:hAnsiTheme="minorHAnsi"/>
          <w:sz w:val="22"/>
          <w:szCs w:val="22"/>
        </w:rPr>
      </w:pPr>
    </w:p>
    <w:p w14:paraId="4809936E" w14:textId="77777777" w:rsidR="00190DCF" w:rsidRPr="007A0C3E" w:rsidRDefault="00190DCF" w:rsidP="006B2AC7">
      <w:pPr>
        <w:pStyle w:val="TextJustified"/>
        <w:keepNext/>
        <w:spacing w:before="0"/>
        <w:rPr>
          <w:rFonts w:ascii="Calibri" w:hAnsi="Calibri"/>
          <w:sz w:val="22"/>
          <w:szCs w:val="22"/>
        </w:rPr>
      </w:pPr>
      <w:r w:rsidRPr="007A0C3E">
        <w:rPr>
          <w:rFonts w:ascii="Calibri" w:hAnsi="Calibri"/>
          <w:b/>
          <w:bCs/>
          <w:sz w:val="22"/>
          <w:szCs w:val="22"/>
        </w:rPr>
        <w:t>SUCCESS FEES AND PAYMENT OBLIGATIONS</w:t>
      </w:r>
    </w:p>
    <w:p w14:paraId="3269AE9A" w14:textId="77777777" w:rsidR="00190DCF" w:rsidRPr="007A0C3E" w:rsidRDefault="00190DCF" w:rsidP="006B2AC7">
      <w:pPr>
        <w:pStyle w:val="TextJustified"/>
        <w:keepNext/>
        <w:spacing w:before="0"/>
        <w:ind w:left="360"/>
        <w:rPr>
          <w:rFonts w:asciiTheme="minorHAnsi" w:hAnsiTheme="minorHAnsi"/>
          <w:sz w:val="22"/>
          <w:szCs w:val="22"/>
        </w:rPr>
      </w:pPr>
    </w:p>
    <w:p w14:paraId="1B5C1E9E" w14:textId="4D71477F" w:rsidR="000926F9" w:rsidRPr="007A0C3E" w:rsidRDefault="00855E8D" w:rsidP="005B464B">
      <w:pPr>
        <w:pStyle w:val="TextJustified"/>
        <w:numPr>
          <w:ilvl w:val="0"/>
          <w:numId w:val="38"/>
        </w:numPr>
        <w:spacing w:before="0"/>
        <w:ind w:left="360"/>
        <w:rPr>
          <w:rFonts w:asciiTheme="minorHAnsi" w:hAnsiTheme="minorHAnsi"/>
          <w:sz w:val="22"/>
          <w:szCs w:val="22"/>
        </w:rPr>
      </w:pPr>
      <w:r w:rsidRPr="007A0C3E">
        <w:rPr>
          <w:rFonts w:ascii="Calibri" w:hAnsi="Calibri"/>
          <w:sz w:val="22"/>
          <w:szCs w:val="22"/>
        </w:rPr>
        <w:t xml:space="preserve">Where a </w:t>
      </w:r>
      <w:r w:rsidR="00E77924" w:rsidRPr="007A0C3E">
        <w:rPr>
          <w:rFonts w:ascii="Calibri" w:hAnsi="Calibri"/>
          <w:sz w:val="22"/>
          <w:szCs w:val="22"/>
        </w:rPr>
        <w:t>Third Party</w:t>
      </w:r>
      <w:r w:rsidRPr="007A0C3E">
        <w:rPr>
          <w:rFonts w:ascii="Calibri" w:hAnsi="Calibri"/>
          <w:sz w:val="22"/>
          <w:szCs w:val="22"/>
        </w:rPr>
        <w:t xml:space="preserve"> concludes a Transaction with Client, Client shall pay to </w:t>
      </w:r>
      <w:r w:rsidR="00BE4791" w:rsidRPr="007A0C3E">
        <w:rPr>
          <w:rFonts w:ascii="Calibri" w:hAnsi="Calibri"/>
          <w:sz w:val="22"/>
          <w:szCs w:val="22"/>
        </w:rPr>
        <w:t>STS</w:t>
      </w:r>
      <w:r w:rsidRPr="007A0C3E">
        <w:rPr>
          <w:rFonts w:ascii="Calibri" w:hAnsi="Calibri"/>
          <w:sz w:val="22"/>
          <w:szCs w:val="22"/>
        </w:rPr>
        <w:t xml:space="preserve"> upon conclusion of the Transaction</w:t>
      </w:r>
      <w:r w:rsidR="00701984" w:rsidRPr="007A0C3E">
        <w:rPr>
          <w:rFonts w:ascii="Calibri" w:hAnsi="Calibri"/>
          <w:sz w:val="22"/>
          <w:szCs w:val="22"/>
        </w:rPr>
        <w:t xml:space="preserve">, a </w:t>
      </w:r>
      <w:r w:rsidR="00BF58A0" w:rsidRPr="007A0C3E">
        <w:rPr>
          <w:rFonts w:ascii="Calibri" w:hAnsi="Calibri"/>
          <w:sz w:val="22"/>
          <w:szCs w:val="22"/>
        </w:rPr>
        <w:t xml:space="preserve">success </w:t>
      </w:r>
      <w:r w:rsidR="00701984" w:rsidRPr="007A0C3E">
        <w:rPr>
          <w:rFonts w:ascii="Calibri" w:hAnsi="Calibri"/>
          <w:sz w:val="22"/>
          <w:szCs w:val="22"/>
        </w:rPr>
        <w:t xml:space="preserve">fee </w:t>
      </w:r>
      <w:r w:rsidR="00C91C1B" w:rsidRPr="007A0C3E">
        <w:rPr>
          <w:rFonts w:ascii="Calibri" w:hAnsi="Calibri"/>
          <w:sz w:val="22"/>
          <w:szCs w:val="22"/>
        </w:rPr>
        <w:t>(“</w:t>
      </w:r>
      <w:r w:rsidR="00C91C1B" w:rsidRPr="007A0C3E">
        <w:rPr>
          <w:rFonts w:ascii="Calibri" w:hAnsi="Calibri"/>
          <w:b/>
          <w:i/>
          <w:sz w:val="22"/>
          <w:szCs w:val="22"/>
        </w:rPr>
        <w:t>Success Fee</w:t>
      </w:r>
      <w:r w:rsidR="00C91C1B" w:rsidRPr="007A0C3E">
        <w:rPr>
          <w:rFonts w:ascii="Calibri" w:hAnsi="Calibri"/>
          <w:sz w:val="22"/>
          <w:szCs w:val="22"/>
        </w:rPr>
        <w:t xml:space="preserve">”) </w:t>
      </w:r>
      <w:r w:rsidR="00701984" w:rsidRPr="007A0C3E">
        <w:rPr>
          <w:rFonts w:ascii="Calibri" w:hAnsi="Calibri"/>
          <w:sz w:val="22"/>
          <w:szCs w:val="22"/>
        </w:rPr>
        <w:t xml:space="preserve">equal to </w:t>
      </w:r>
      <w:r w:rsidR="00663F17" w:rsidRPr="007A0C3E">
        <w:rPr>
          <w:rFonts w:ascii="Calibri" w:hAnsi="Calibri"/>
          <w:sz w:val="22"/>
          <w:szCs w:val="22"/>
        </w:rPr>
        <w:t xml:space="preserve">the applicable percentage(s) set out in </w:t>
      </w:r>
      <w:r w:rsidR="00663F17" w:rsidRPr="007A0C3E">
        <w:rPr>
          <w:rFonts w:ascii="Calibri" w:hAnsi="Calibri"/>
          <w:b/>
          <w:i/>
          <w:sz w:val="22"/>
          <w:szCs w:val="22"/>
        </w:rPr>
        <w:t>Schedule “</w:t>
      </w:r>
      <w:r w:rsidR="008D57D2">
        <w:rPr>
          <w:rFonts w:ascii="Calibri" w:hAnsi="Calibri"/>
          <w:b/>
          <w:i/>
          <w:sz w:val="22"/>
          <w:szCs w:val="22"/>
        </w:rPr>
        <w:t>A</w:t>
      </w:r>
      <w:r w:rsidR="00663F17" w:rsidRPr="007A0C3E">
        <w:rPr>
          <w:rFonts w:ascii="Calibri" w:hAnsi="Calibri"/>
          <w:b/>
          <w:i/>
          <w:sz w:val="22"/>
          <w:szCs w:val="22"/>
        </w:rPr>
        <w:t>”</w:t>
      </w:r>
      <w:r w:rsidR="00663F17" w:rsidRPr="007A0C3E">
        <w:rPr>
          <w:rFonts w:ascii="Calibri" w:hAnsi="Calibri"/>
          <w:i/>
          <w:sz w:val="22"/>
          <w:szCs w:val="22"/>
        </w:rPr>
        <w:t xml:space="preserve"> </w:t>
      </w:r>
      <w:r w:rsidR="00663F17" w:rsidRPr="007A0C3E">
        <w:rPr>
          <w:rFonts w:ascii="Calibri" w:hAnsi="Calibri"/>
          <w:sz w:val="22"/>
          <w:szCs w:val="22"/>
        </w:rPr>
        <w:t xml:space="preserve">of the </w:t>
      </w:r>
      <w:r w:rsidR="00A02A02" w:rsidRPr="007A0C3E">
        <w:rPr>
          <w:rFonts w:ascii="Calibri" w:hAnsi="Calibri"/>
          <w:sz w:val="22"/>
          <w:szCs w:val="22"/>
        </w:rPr>
        <w:t>‘</w:t>
      </w:r>
      <w:r w:rsidR="009F305D" w:rsidRPr="007A0C3E">
        <w:rPr>
          <w:rFonts w:ascii="Calibri" w:hAnsi="Calibri"/>
          <w:sz w:val="22"/>
          <w:szCs w:val="22"/>
        </w:rPr>
        <w:t>Transaction</w:t>
      </w:r>
      <w:r w:rsidR="00663F17" w:rsidRPr="007A0C3E">
        <w:rPr>
          <w:rFonts w:ascii="Calibri" w:hAnsi="Calibri"/>
          <w:sz w:val="22"/>
          <w:szCs w:val="22"/>
        </w:rPr>
        <w:t xml:space="preserve"> Value</w:t>
      </w:r>
      <w:r w:rsidR="00A02A02" w:rsidRPr="007A0C3E">
        <w:rPr>
          <w:rFonts w:ascii="Calibri" w:hAnsi="Calibri"/>
          <w:sz w:val="22"/>
          <w:szCs w:val="22"/>
        </w:rPr>
        <w:t>’</w:t>
      </w:r>
      <w:r w:rsidR="00663F17" w:rsidRPr="007A0C3E">
        <w:rPr>
          <w:rFonts w:ascii="Calibri" w:hAnsi="Calibri"/>
          <w:sz w:val="22"/>
          <w:szCs w:val="22"/>
        </w:rPr>
        <w:t xml:space="preserve"> </w:t>
      </w:r>
      <w:r w:rsidR="003E4A37" w:rsidRPr="007A0C3E">
        <w:rPr>
          <w:rFonts w:ascii="Calibri" w:hAnsi="Calibri"/>
          <w:sz w:val="22"/>
          <w:szCs w:val="22"/>
        </w:rPr>
        <w:t xml:space="preserve">thereon. </w:t>
      </w:r>
      <w:r w:rsidR="00701984" w:rsidRPr="007A0C3E">
        <w:rPr>
          <w:rFonts w:ascii="Calibri" w:hAnsi="Calibri"/>
          <w:b/>
          <w:bCs/>
          <w:i/>
          <w:iCs/>
          <w:sz w:val="22"/>
          <w:szCs w:val="22"/>
        </w:rPr>
        <w:t>“</w:t>
      </w:r>
      <w:r w:rsidR="009F305D" w:rsidRPr="007A0C3E">
        <w:rPr>
          <w:rFonts w:ascii="Calibri" w:hAnsi="Calibri"/>
          <w:b/>
          <w:bCs/>
          <w:i/>
          <w:iCs/>
          <w:sz w:val="22"/>
          <w:szCs w:val="22"/>
        </w:rPr>
        <w:t>Transaction</w:t>
      </w:r>
      <w:r w:rsidR="00701984" w:rsidRPr="007A0C3E">
        <w:rPr>
          <w:rFonts w:ascii="Calibri" w:hAnsi="Calibri"/>
          <w:b/>
          <w:bCs/>
          <w:i/>
          <w:iCs/>
          <w:sz w:val="22"/>
          <w:szCs w:val="22"/>
        </w:rPr>
        <w:t xml:space="preserve"> Value”</w:t>
      </w:r>
      <w:r w:rsidR="00701984" w:rsidRPr="007A0C3E">
        <w:rPr>
          <w:rFonts w:ascii="Calibri" w:hAnsi="Calibri"/>
          <w:bCs/>
          <w:iCs/>
          <w:sz w:val="22"/>
          <w:szCs w:val="22"/>
        </w:rPr>
        <w:t xml:space="preserve"> </w:t>
      </w:r>
      <w:r w:rsidR="000926F9" w:rsidRPr="007A0C3E">
        <w:rPr>
          <w:rFonts w:asciiTheme="minorHAnsi" w:hAnsiTheme="minorHAnsi"/>
          <w:sz w:val="22"/>
          <w:szCs w:val="22"/>
        </w:rPr>
        <w:t xml:space="preserve">means the total cash and other non-cash consideration payable or to become payable by the </w:t>
      </w:r>
      <w:r w:rsidR="00E77924" w:rsidRPr="007A0C3E">
        <w:rPr>
          <w:rFonts w:ascii="Calibri" w:hAnsi="Calibri"/>
          <w:sz w:val="22"/>
          <w:szCs w:val="22"/>
        </w:rPr>
        <w:t>Third Party</w:t>
      </w:r>
      <w:r w:rsidR="000926F9" w:rsidRPr="007A0C3E">
        <w:rPr>
          <w:rFonts w:asciiTheme="minorHAnsi" w:hAnsiTheme="minorHAnsi"/>
          <w:sz w:val="22"/>
          <w:szCs w:val="22"/>
        </w:rPr>
        <w:t xml:space="preserve"> and received by any Client Party (including any deferred or contingent payments thereof) upon conclusion of the Transaction, including gross sale proceeds</w:t>
      </w:r>
      <w:r w:rsidR="00540A13" w:rsidRPr="007A0C3E">
        <w:rPr>
          <w:rFonts w:asciiTheme="minorHAnsi" w:hAnsiTheme="minorHAnsi"/>
          <w:sz w:val="22"/>
          <w:szCs w:val="22"/>
        </w:rPr>
        <w:t xml:space="preserve"> (including equity rollover)</w:t>
      </w:r>
      <w:r w:rsidR="000926F9" w:rsidRPr="007A0C3E">
        <w:rPr>
          <w:rFonts w:asciiTheme="minorHAnsi" w:hAnsiTheme="minorHAnsi"/>
          <w:sz w:val="22"/>
          <w:szCs w:val="22"/>
        </w:rPr>
        <w:t>, assumption of any debt whatsoever, the principal amount of any indebtedness owing to Client Party, including earn-out, as a result of the Transaction, and the fair market value of any other consideration payable to Client Party in respect of the Transaction</w:t>
      </w:r>
      <w:r w:rsidR="00F03C42" w:rsidRPr="007A0C3E">
        <w:rPr>
          <w:rFonts w:asciiTheme="minorHAnsi" w:hAnsiTheme="minorHAnsi"/>
          <w:sz w:val="22"/>
          <w:szCs w:val="22"/>
        </w:rPr>
        <w:t xml:space="preserve"> (including equity rollover)</w:t>
      </w:r>
      <w:r w:rsidR="000926F9" w:rsidRPr="007A0C3E">
        <w:rPr>
          <w:rFonts w:asciiTheme="minorHAnsi" w:hAnsiTheme="minorHAnsi"/>
          <w:sz w:val="22"/>
          <w:szCs w:val="22"/>
        </w:rPr>
        <w:t xml:space="preserve">. </w:t>
      </w:r>
    </w:p>
    <w:p w14:paraId="380F509E" w14:textId="77777777" w:rsidR="007F2746" w:rsidRPr="007A0C3E" w:rsidRDefault="007F2746" w:rsidP="006B2AC7">
      <w:pPr>
        <w:pStyle w:val="TextJustified"/>
        <w:spacing w:before="0"/>
        <w:ind w:left="360"/>
        <w:rPr>
          <w:rFonts w:asciiTheme="minorHAnsi" w:hAnsiTheme="minorHAnsi"/>
          <w:sz w:val="22"/>
          <w:szCs w:val="22"/>
        </w:rPr>
      </w:pPr>
    </w:p>
    <w:p w14:paraId="3E94803C" w14:textId="3D9D7808" w:rsidR="00995484" w:rsidRPr="007A0C3E" w:rsidRDefault="00995484" w:rsidP="00995484">
      <w:pPr>
        <w:pStyle w:val="TextJustified"/>
        <w:numPr>
          <w:ilvl w:val="0"/>
          <w:numId w:val="38"/>
        </w:numPr>
        <w:tabs>
          <w:tab w:val="num" w:pos="360"/>
        </w:tabs>
        <w:spacing w:before="0"/>
        <w:ind w:left="360"/>
        <w:rPr>
          <w:rFonts w:ascii="Calibri" w:hAnsi="Calibri"/>
          <w:snapToGrid w:val="0"/>
          <w:sz w:val="22"/>
          <w:szCs w:val="22"/>
        </w:rPr>
      </w:pPr>
      <w:r w:rsidRPr="007A0C3E">
        <w:rPr>
          <w:rFonts w:ascii="Calibri" w:hAnsi="Calibri"/>
          <w:snapToGrid w:val="0"/>
          <w:sz w:val="22"/>
          <w:szCs w:val="22"/>
        </w:rPr>
        <w:t xml:space="preserve">Client Party </w:t>
      </w:r>
      <w:proofErr w:type="gramStart"/>
      <w:r w:rsidRPr="007A0C3E">
        <w:rPr>
          <w:rFonts w:ascii="Calibri" w:hAnsi="Calibri"/>
          <w:snapToGrid w:val="0"/>
          <w:sz w:val="22"/>
          <w:szCs w:val="22"/>
        </w:rPr>
        <w:t>will, and</w:t>
      </w:r>
      <w:proofErr w:type="gramEnd"/>
      <w:r w:rsidRPr="007A0C3E">
        <w:rPr>
          <w:rFonts w:ascii="Calibri" w:hAnsi="Calibri"/>
          <w:snapToGrid w:val="0"/>
          <w:sz w:val="22"/>
          <w:szCs w:val="22"/>
        </w:rPr>
        <w:t xml:space="preserve"> will ensure that each of (i) Client Party’s lawyers; (ii) the Third Party with whom a Transaction is concluded; </w:t>
      </w:r>
      <w:r w:rsidR="00B562D7" w:rsidRPr="007A0C3E">
        <w:rPr>
          <w:rFonts w:ascii="Calibri" w:hAnsi="Calibri"/>
          <w:snapToGrid w:val="0"/>
          <w:sz w:val="22"/>
          <w:szCs w:val="22"/>
        </w:rPr>
        <w:t xml:space="preserve">and </w:t>
      </w:r>
      <w:r w:rsidRPr="007A0C3E">
        <w:rPr>
          <w:rFonts w:ascii="Calibri" w:hAnsi="Calibri"/>
          <w:snapToGrid w:val="0"/>
          <w:sz w:val="22"/>
          <w:szCs w:val="22"/>
        </w:rPr>
        <w:t>(iii) that Third Party’s lawyers will, withhold from the Transaction Value and remit to STS, any and all fees payable pursuant to this Agreement. The foregoing sentence shall be considered an irrevocable direction by Client to its lawyers in this Transaction. STS fully understands that Client’s board of directors must approve all Transactions and Client is under no obligation to accept any proposed Transaction. For the purposes of clarity, the Success Fee will be paid to STS when Client Party and/or their lawyers receives funds from the Third Party.  For further clarity, if Client Party is paid cash in instalments, STS will also be paid the Success Fee in instalments. If Client Party receives a portion of consideration in marketable securities or other payment in lieu of cash, Client Party will have the option of making payment of the Success Fee to STS in the same form of consideration received under the Transaction. For the avoidance of doubt, where the Client Party receives a portion of consideration in unmarketable securities (i.e. a roll over), Client Party will pay to STS the cash equivalent of same.</w:t>
      </w:r>
    </w:p>
    <w:p w14:paraId="62085889" w14:textId="77777777" w:rsidR="00995484" w:rsidRPr="007A0C3E" w:rsidRDefault="00995484" w:rsidP="00995484">
      <w:pPr>
        <w:pStyle w:val="TextJustified"/>
        <w:spacing w:before="0"/>
        <w:ind w:left="720" w:hanging="360"/>
        <w:rPr>
          <w:rFonts w:ascii="Calibri" w:hAnsi="Calibri"/>
          <w:sz w:val="22"/>
          <w:szCs w:val="22"/>
        </w:rPr>
      </w:pPr>
    </w:p>
    <w:p w14:paraId="75395855" w14:textId="2CC256BF" w:rsidR="00995484" w:rsidRPr="007A0C3E" w:rsidRDefault="00995484" w:rsidP="00995484">
      <w:pPr>
        <w:pStyle w:val="TextJustified"/>
        <w:numPr>
          <w:ilvl w:val="0"/>
          <w:numId w:val="38"/>
        </w:numPr>
        <w:tabs>
          <w:tab w:val="num" w:pos="360"/>
        </w:tabs>
        <w:spacing w:before="0"/>
        <w:ind w:left="360"/>
        <w:rPr>
          <w:rFonts w:ascii="Calibri" w:hAnsi="Calibri"/>
          <w:snapToGrid w:val="0"/>
          <w:sz w:val="22"/>
          <w:szCs w:val="22"/>
        </w:rPr>
      </w:pPr>
      <w:r w:rsidRPr="007A0C3E">
        <w:rPr>
          <w:rFonts w:ascii="Calibri" w:hAnsi="Calibri"/>
          <w:snapToGrid w:val="0"/>
          <w:sz w:val="22"/>
          <w:szCs w:val="22"/>
        </w:rPr>
        <w:t>Unless advised by STS to the contrary, Client Party hereby irrevocably instructs its lawyer(s) in this Transaction to include payment to STS calculated in accordance with this Agreement into the closing agenda and disclosure of documents at the time of conclusion of the Transaction in support of payment of STS’ fees payable hereunder.</w:t>
      </w:r>
      <w:r w:rsidR="0068462D" w:rsidRPr="007A0C3E">
        <w:rPr>
          <w:rFonts w:ascii="Calibri" w:hAnsi="Calibri"/>
          <w:snapToGrid w:val="0"/>
          <w:sz w:val="22"/>
          <w:szCs w:val="22"/>
        </w:rPr>
        <w:t xml:space="preserve"> The foregoing sentence shall be considered an irrevocable direction by Client to its lawyers in this Transaction.</w:t>
      </w:r>
    </w:p>
    <w:p w14:paraId="33FEA98B" w14:textId="77777777" w:rsidR="009F305D" w:rsidRPr="007A0C3E" w:rsidRDefault="009F305D" w:rsidP="006B2AC7">
      <w:pPr>
        <w:pStyle w:val="TextJustified"/>
        <w:spacing w:before="0"/>
        <w:ind w:left="720" w:hanging="360"/>
        <w:rPr>
          <w:rFonts w:ascii="Calibri" w:hAnsi="Calibri"/>
          <w:snapToGrid w:val="0"/>
          <w:sz w:val="22"/>
          <w:szCs w:val="22"/>
        </w:rPr>
      </w:pPr>
    </w:p>
    <w:p w14:paraId="4BBB0C4B" w14:textId="2E467BD9" w:rsidR="003D4AD7" w:rsidRPr="007A0C3E" w:rsidRDefault="00DC0BA0" w:rsidP="006B2AC7">
      <w:pPr>
        <w:pStyle w:val="TextJustified"/>
        <w:keepNext/>
        <w:spacing w:before="0"/>
        <w:rPr>
          <w:rFonts w:ascii="Calibri" w:hAnsi="Calibri"/>
          <w:b/>
          <w:bCs/>
          <w:snapToGrid w:val="0"/>
          <w:sz w:val="22"/>
          <w:szCs w:val="22"/>
        </w:rPr>
      </w:pPr>
      <w:r w:rsidRPr="007A0C3E">
        <w:rPr>
          <w:rFonts w:ascii="Calibri" w:hAnsi="Calibri"/>
          <w:b/>
          <w:bCs/>
          <w:snapToGrid w:val="0"/>
          <w:sz w:val="22"/>
          <w:szCs w:val="22"/>
        </w:rPr>
        <w:t>WARRANTIES AND UNDERTAKINGS</w:t>
      </w:r>
    </w:p>
    <w:p w14:paraId="61D36812" w14:textId="77777777" w:rsidR="003D4AD7" w:rsidRPr="007A0C3E" w:rsidRDefault="003D4AD7" w:rsidP="006B2AC7">
      <w:pPr>
        <w:pStyle w:val="TextJustified"/>
        <w:keepNext/>
        <w:spacing w:before="0"/>
        <w:ind w:left="720" w:hanging="360"/>
        <w:rPr>
          <w:rFonts w:ascii="Calibri" w:hAnsi="Calibri"/>
          <w:snapToGrid w:val="0"/>
          <w:sz w:val="22"/>
          <w:szCs w:val="22"/>
        </w:rPr>
      </w:pPr>
    </w:p>
    <w:p w14:paraId="064C57AE" w14:textId="77777777" w:rsidR="00063994" w:rsidRPr="007A0C3E" w:rsidRDefault="00063994" w:rsidP="005B464B">
      <w:pPr>
        <w:pStyle w:val="TextJustified"/>
        <w:numPr>
          <w:ilvl w:val="0"/>
          <w:numId w:val="38"/>
        </w:numPr>
        <w:spacing w:before="0"/>
        <w:ind w:left="360"/>
        <w:rPr>
          <w:rFonts w:ascii="Calibri" w:hAnsi="Calibri"/>
          <w:snapToGrid w:val="0"/>
          <w:sz w:val="22"/>
          <w:szCs w:val="22"/>
        </w:rPr>
      </w:pPr>
      <w:bookmarkStart w:id="3" w:name="_Ref47364334"/>
      <w:r w:rsidRPr="007A0C3E">
        <w:rPr>
          <w:rFonts w:ascii="Calibri" w:hAnsi="Calibri"/>
          <w:snapToGrid w:val="0"/>
          <w:sz w:val="22"/>
          <w:szCs w:val="22"/>
        </w:rPr>
        <w:t>The Client</w:t>
      </w:r>
      <w:r w:rsidR="009F0C98" w:rsidRPr="007A0C3E">
        <w:rPr>
          <w:rFonts w:ascii="Calibri" w:hAnsi="Calibri"/>
          <w:snapToGrid w:val="0"/>
          <w:sz w:val="22"/>
          <w:szCs w:val="22"/>
        </w:rPr>
        <w:t xml:space="preserve"> (and each shareholder </w:t>
      </w:r>
      <w:r w:rsidR="00613152" w:rsidRPr="007A0C3E">
        <w:rPr>
          <w:rFonts w:ascii="Calibri" w:hAnsi="Calibri"/>
          <w:snapToGrid w:val="0"/>
          <w:sz w:val="22"/>
          <w:szCs w:val="22"/>
        </w:rPr>
        <w:t xml:space="preserve">of the Client </w:t>
      </w:r>
      <w:r w:rsidR="009F0C98" w:rsidRPr="007A0C3E">
        <w:rPr>
          <w:rFonts w:ascii="Calibri" w:hAnsi="Calibri"/>
          <w:snapToGrid w:val="0"/>
          <w:sz w:val="22"/>
          <w:szCs w:val="22"/>
        </w:rPr>
        <w:t>as set out on the signature page below)</w:t>
      </w:r>
      <w:r w:rsidRPr="007A0C3E">
        <w:rPr>
          <w:rFonts w:ascii="Calibri" w:hAnsi="Calibri"/>
          <w:snapToGrid w:val="0"/>
          <w:sz w:val="22"/>
          <w:szCs w:val="22"/>
        </w:rPr>
        <w:t xml:space="preserve"> hereby represents and warrants in favour of STS that:</w:t>
      </w:r>
      <w:bookmarkEnd w:id="3"/>
    </w:p>
    <w:p w14:paraId="39CC5938" w14:textId="77777777" w:rsidR="00063994" w:rsidRPr="007A0C3E" w:rsidRDefault="00063994" w:rsidP="006B2AC7">
      <w:pPr>
        <w:pStyle w:val="TextJustified"/>
        <w:spacing w:before="0"/>
        <w:ind w:left="360"/>
        <w:rPr>
          <w:rFonts w:ascii="Calibri" w:hAnsi="Calibri"/>
          <w:snapToGrid w:val="0"/>
          <w:sz w:val="22"/>
          <w:szCs w:val="22"/>
        </w:rPr>
      </w:pPr>
    </w:p>
    <w:p w14:paraId="6F879D38" w14:textId="77777777" w:rsidR="00063994" w:rsidRPr="007A0C3E" w:rsidRDefault="00063994" w:rsidP="005B464B">
      <w:pPr>
        <w:pStyle w:val="TextJustified"/>
        <w:numPr>
          <w:ilvl w:val="1"/>
          <w:numId w:val="38"/>
        </w:numPr>
        <w:spacing w:before="0"/>
        <w:ind w:left="851" w:hanging="425"/>
        <w:rPr>
          <w:rFonts w:ascii="Calibri" w:hAnsi="Calibri"/>
          <w:sz w:val="22"/>
          <w:szCs w:val="22"/>
        </w:rPr>
      </w:pPr>
      <w:r w:rsidRPr="007A0C3E">
        <w:rPr>
          <w:rFonts w:ascii="Calibri" w:hAnsi="Calibri"/>
          <w:sz w:val="22"/>
          <w:szCs w:val="22"/>
        </w:rPr>
        <w:t xml:space="preserve">it has all requisite power and authority, and has taken all necessary corporate action, to enable it to enter into and perform under this </w:t>
      </w:r>
      <w:proofErr w:type="gramStart"/>
      <w:r w:rsidRPr="007A0C3E">
        <w:rPr>
          <w:rFonts w:ascii="Calibri" w:hAnsi="Calibri"/>
          <w:sz w:val="22"/>
          <w:szCs w:val="22"/>
        </w:rPr>
        <w:t>Agreement;</w:t>
      </w:r>
      <w:proofErr w:type="gramEnd"/>
    </w:p>
    <w:p w14:paraId="40A7726B" w14:textId="77777777" w:rsidR="00063994" w:rsidRPr="007A0C3E" w:rsidRDefault="00063994" w:rsidP="006B2AC7">
      <w:pPr>
        <w:pStyle w:val="TextJustified"/>
        <w:spacing w:before="0"/>
        <w:ind w:left="851"/>
        <w:rPr>
          <w:rFonts w:ascii="Calibri" w:hAnsi="Calibri"/>
          <w:sz w:val="22"/>
          <w:szCs w:val="22"/>
        </w:rPr>
      </w:pPr>
    </w:p>
    <w:p w14:paraId="72DD3D1F" w14:textId="77777777" w:rsidR="00063994" w:rsidRPr="007A0C3E" w:rsidRDefault="00063994" w:rsidP="005B464B">
      <w:pPr>
        <w:pStyle w:val="TextJustified"/>
        <w:numPr>
          <w:ilvl w:val="1"/>
          <w:numId w:val="38"/>
        </w:numPr>
        <w:spacing w:before="0"/>
        <w:ind w:left="851" w:hanging="425"/>
        <w:rPr>
          <w:rFonts w:ascii="Calibri" w:hAnsi="Calibri"/>
          <w:snapToGrid w:val="0"/>
          <w:sz w:val="22"/>
          <w:szCs w:val="22"/>
        </w:rPr>
      </w:pPr>
      <w:r w:rsidRPr="007A0C3E">
        <w:rPr>
          <w:rFonts w:ascii="Calibri" w:hAnsi="Calibri"/>
          <w:sz w:val="22"/>
          <w:szCs w:val="22"/>
        </w:rPr>
        <w:t>this</w:t>
      </w:r>
      <w:r w:rsidRPr="007A0C3E">
        <w:rPr>
          <w:rFonts w:ascii="Calibri" w:hAnsi="Calibri"/>
          <w:snapToGrid w:val="0"/>
          <w:sz w:val="22"/>
          <w:szCs w:val="22"/>
        </w:rPr>
        <w:t xml:space="preserve"> Agreement constitute</w:t>
      </w:r>
      <w:r w:rsidR="005B4E78" w:rsidRPr="007A0C3E">
        <w:rPr>
          <w:rFonts w:ascii="Calibri" w:hAnsi="Calibri"/>
          <w:snapToGrid w:val="0"/>
          <w:sz w:val="22"/>
          <w:szCs w:val="22"/>
        </w:rPr>
        <w:t>s</w:t>
      </w:r>
      <w:r w:rsidRPr="007A0C3E">
        <w:rPr>
          <w:rFonts w:ascii="Calibri" w:hAnsi="Calibri"/>
          <w:snapToGrid w:val="0"/>
          <w:sz w:val="22"/>
          <w:szCs w:val="22"/>
        </w:rPr>
        <w:t xml:space="preserve"> (or shall when executed constitute) valid, legal and binding obligations on the </w:t>
      </w:r>
      <w:r w:rsidR="005B4E78" w:rsidRPr="007A0C3E">
        <w:rPr>
          <w:rFonts w:ascii="Calibri" w:hAnsi="Calibri"/>
          <w:snapToGrid w:val="0"/>
          <w:sz w:val="22"/>
          <w:szCs w:val="22"/>
        </w:rPr>
        <w:t>Client</w:t>
      </w:r>
      <w:r w:rsidRPr="007A0C3E">
        <w:rPr>
          <w:rFonts w:ascii="Calibri" w:hAnsi="Calibri"/>
          <w:snapToGrid w:val="0"/>
          <w:sz w:val="22"/>
          <w:szCs w:val="22"/>
        </w:rPr>
        <w:t xml:space="preserve"> enforceable in accordance with their respective terms</w:t>
      </w:r>
      <w:r w:rsidR="005B4E78" w:rsidRPr="007A0C3E">
        <w:rPr>
          <w:rFonts w:ascii="Calibri" w:hAnsi="Calibri"/>
          <w:snapToGrid w:val="0"/>
          <w:sz w:val="22"/>
          <w:szCs w:val="22"/>
        </w:rPr>
        <w:t>;</w:t>
      </w:r>
      <w:r w:rsidR="00B75A0D" w:rsidRPr="007A0C3E">
        <w:rPr>
          <w:rFonts w:ascii="Calibri" w:hAnsi="Calibri"/>
          <w:snapToGrid w:val="0"/>
          <w:sz w:val="22"/>
          <w:szCs w:val="22"/>
        </w:rPr>
        <w:t> and</w:t>
      </w:r>
    </w:p>
    <w:p w14:paraId="2C7ECEB1" w14:textId="77777777" w:rsidR="005B4E78" w:rsidRPr="007A0C3E" w:rsidRDefault="005B4E78" w:rsidP="006B2AC7">
      <w:pPr>
        <w:pStyle w:val="TextJustified"/>
        <w:spacing w:before="0"/>
        <w:ind w:left="851"/>
        <w:rPr>
          <w:rFonts w:ascii="Calibri" w:hAnsi="Calibri"/>
          <w:snapToGrid w:val="0"/>
          <w:sz w:val="22"/>
          <w:szCs w:val="22"/>
        </w:rPr>
      </w:pPr>
    </w:p>
    <w:p w14:paraId="17CC1CAB" w14:textId="285E69F8" w:rsidR="00063994" w:rsidRPr="007A0C3E" w:rsidRDefault="005B4E78" w:rsidP="005B464B">
      <w:pPr>
        <w:pStyle w:val="TextJustified"/>
        <w:numPr>
          <w:ilvl w:val="1"/>
          <w:numId w:val="38"/>
        </w:numPr>
        <w:spacing w:before="0"/>
        <w:ind w:left="851" w:hanging="425"/>
        <w:rPr>
          <w:rFonts w:ascii="Calibri" w:hAnsi="Calibri"/>
          <w:snapToGrid w:val="0"/>
          <w:sz w:val="22"/>
          <w:szCs w:val="22"/>
        </w:rPr>
      </w:pPr>
      <w:r w:rsidRPr="007A0C3E">
        <w:rPr>
          <w:rFonts w:ascii="Calibri" w:hAnsi="Calibri"/>
          <w:sz w:val="22"/>
          <w:szCs w:val="22"/>
        </w:rPr>
        <w:t>t</w:t>
      </w:r>
      <w:r w:rsidR="00063994" w:rsidRPr="007A0C3E">
        <w:rPr>
          <w:rFonts w:ascii="Calibri" w:hAnsi="Calibri"/>
          <w:sz w:val="22"/>
          <w:szCs w:val="22"/>
        </w:rPr>
        <w:t>he</w:t>
      </w:r>
      <w:r w:rsidR="00063994" w:rsidRPr="007A0C3E">
        <w:rPr>
          <w:rFonts w:ascii="Calibri" w:hAnsi="Calibri"/>
          <w:snapToGrid w:val="0"/>
          <w:sz w:val="22"/>
          <w:szCs w:val="22"/>
        </w:rPr>
        <w:t xml:space="preserve"> </w:t>
      </w:r>
      <w:r w:rsidRPr="007A0C3E">
        <w:rPr>
          <w:rFonts w:ascii="Calibri" w:hAnsi="Calibri"/>
          <w:snapToGrid w:val="0"/>
          <w:sz w:val="22"/>
          <w:szCs w:val="22"/>
        </w:rPr>
        <w:t>Client</w:t>
      </w:r>
      <w:r w:rsidR="00063994" w:rsidRPr="007A0C3E">
        <w:rPr>
          <w:rFonts w:ascii="Calibri" w:hAnsi="Calibri"/>
          <w:snapToGrid w:val="0"/>
          <w:sz w:val="22"/>
          <w:szCs w:val="22"/>
        </w:rPr>
        <w:t xml:space="preserve"> does not require the consent, approval or authority of any other person to </w:t>
      </w:r>
      <w:proofErr w:type="gramStart"/>
      <w:r w:rsidR="00063994" w:rsidRPr="007A0C3E">
        <w:rPr>
          <w:rFonts w:ascii="Calibri" w:hAnsi="Calibri"/>
          <w:snapToGrid w:val="0"/>
          <w:sz w:val="22"/>
          <w:szCs w:val="22"/>
        </w:rPr>
        <w:t>enter into</w:t>
      </w:r>
      <w:proofErr w:type="gramEnd"/>
      <w:r w:rsidR="00063994" w:rsidRPr="007A0C3E">
        <w:rPr>
          <w:rFonts w:ascii="Calibri" w:hAnsi="Calibri"/>
          <w:snapToGrid w:val="0"/>
          <w:sz w:val="22"/>
          <w:szCs w:val="22"/>
        </w:rPr>
        <w:t xml:space="preserve"> or perform its obligations under this </w:t>
      </w:r>
      <w:r w:rsidR="00CB4BA7" w:rsidRPr="007A0C3E">
        <w:rPr>
          <w:rFonts w:ascii="Calibri" w:hAnsi="Calibri"/>
          <w:snapToGrid w:val="0"/>
          <w:sz w:val="22"/>
          <w:szCs w:val="22"/>
        </w:rPr>
        <w:t>A</w:t>
      </w:r>
      <w:r w:rsidR="00063994" w:rsidRPr="007A0C3E">
        <w:rPr>
          <w:rFonts w:ascii="Calibri" w:hAnsi="Calibri"/>
          <w:snapToGrid w:val="0"/>
          <w:sz w:val="22"/>
          <w:szCs w:val="22"/>
        </w:rPr>
        <w:t xml:space="preserve">greement. The </w:t>
      </w:r>
      <w:r w:rsidR="00CB4BA7" w:rsidRPr="007A0C3E">
        <w:rPr>
          <w:rFonts w:ascii="Calibri" w:hAnsi="Calibri"/>
          <w:snapToGrid w:val="0"/>
          <w:sz w:val="22"/>
          <w:szCs w:val="22"/>
        </w:rPr>
        <w:t>Client’s</w:t>
      </w:r>
      <w:r w:rsidR="00063994" w:rsidRPr="007A0C3E">
        <w:rPr>
          <w:rFonts w:ascii="Calibri" w:hAnsi="Calibri"/>
          <w:snapToGrid w:val="0"/>
          <w:sz w:val="22"/>
          <w:szCs w:val="22"/>
        </w:rPr>
        <w:t xml:space="preserve"> entry into and performance of this </w:t>
      </w:r>
      <w:r w:rsidR="00CB4BA7" w:rsidRPr="007A0C3E">
        <w:rPr>
          <w:rFonts w:ascii="Calibri" w:hAnsi="Calibri"/>
          <w:snapToGrid w:val="0"/>
          <w:sz w:val="22"/>
          <w:szCs w:val="22"/>
        </w:rPr>
        <w:t>A</w:t>
      </w:r>
      <w:r w:rsidR="00063994" w:rsidRPr="007A0C3E">
        <w:rPr>
          <w:rFonts w:ascii="Calibri" w:hAnsi="Calibri"/>
          <w:snapToGrid w:val="0"/>
          <w:sz w:val="22"/>
          <w:szCs w:val="22"/>
        </w:rPr>
        <w:t xml:space="preserve">greement will not constitute any breach of or default under its articles of association or any other agreement or instrument or order, judgement, decree or other restriction binding on it, and the </w:t>
      </w:r>
      <w:r w:rsidR="00CB4BA7" w:rsidRPr="007A0C3E">
        <w:rPr>
          <w:rFonts w:ascii="Calibri" w:hAnsi="Calibri"/>
          <w:snapToGrid w:val="0"/>
          <w:sz w:val="22"/>
          <w:szCs w:val="22"/>
        </w:rPr>
        <w:t>Client</w:t>
      </w:r>
      <w:r w:rsidR="00063994" w:rsidRPr="007A0C3E">
        <w:rPr>
          <w:rFonts w:ascii="Calibri" w:hAnsi="Calibri"/>
          <w:snapToGrid w:val="0"/>
          <w:sz w:val="22"/>
          <w:szCs w:val="22"/>
        </w:rPr>
        <w:t xml:space="preserve"> is not engaged in any litigation or arbitration proceedings which might have an effect on its capacity or ability to perform its obligations under this </w:t>
      </w:r>
      <w:r w:rsidR="00CB4BA7" w:rsidRPr="007A0C3E">
        <w:rPr>
          <w:rFonts w:ascii="Calibri" w:hAnsi="Calibri"/>
          <w:snapToGrid w:val="0"/>
          <w:sz w:val="22"/>
          <w:szCs w:val="22"/>
        </w:rPr>
        <w:t>A</w:t>
      </w:r>
      <w:r w:rsidR="00063994" w:rsidRPr="007A0C3E">
        <w:rPr>
          <w:rFonts w:ascii="Calibri" w:hAnsi="Calibri"/>
          <w:snapToGrid w:val="0"/>
          <w:sz w:val="22"/>
          <w:szCs w:val="22"/>
        </w:rPr>
        <w:t>greement and no such legal or arbitration proceedings have been threatened against it.</w:t>
      </w:r>
    </w:p>
    <w:p w14:paraId="210F3D11" w14:textId="77777777" w:rsidR="00DC0BA0" w:rsidRPr="007A0C3E" w:rsidRDefault="00DC0BA0" w:rsidP="00DC0BA0">
      <w:pPr>
        <w:pStyle w:val="ListParagraph"/>
        <w:rPr>
          <w:rFonts w:ascii="Calibri" w:hAnsi="Calibri"/>
          <w:snapToGrid w:val="0"/>
          <w:szCs w:val="22"/>
        </w:rPr>
      </w:pPr>
    </w:p>
    <w:p w14:paraId="760016D8" w14:textId="77777777" w:rsidR="00DC0BA0" w:rsidRPr="007A0C3E" w:rsidRDefault="00DC0BA0" w:rsidP="00DC0BA0">
      <w:pPr>
        <w:pStyle w:val="TextJustified"/>
        <w:numPr>
          <w:ilvl w:val="0"/>
          <w:numId w:val="38"/>
        </w:numPr>
        <w:spacing w:before="0"/>
        <w:ind w:left="360"/>
        <w:rPr>
          <w:rFonts w:asciiTheme="minorHAnsi" w:hAnsiTheme="minorHAnsi" w:cstheme="minorHAnsi"/>
          <w:sz w:val="22"/>
          <w:szCs w:val="22"/>
        </w:rPr>
      </w:pPr>
      <w:bookmarkStart w:id="4" w:name="_Ref47364339"/>
      <w:r w:rsidRPr="007A0C3E">
        <w:rPr>
          <w:rFonts w:asciiTheme="minorHAnsi" w:hAnsiTheme="minorHAnsi" w:cstheme="minorHAnsi"/>
          <w:sz w:val="22"/>
          <w:szCs w:val="22"/>
        </w:rPr>
        <w:t xml:space="preserve">The Client hereby represents and warrants in favour of STS that all information provided by it to STS or statements made by it under the scope of this Agreement are true and accurate. Client recognises that for STS to provide the services provided for herein, STS shall </w:t>
      </w:r>
      <w:r w:rsidRPr="007A0C3E">
        <w:rPr>
          <w:rFonts w:ascii="Calibri" w:hAnsi="Calibri"/>
          <w:sz w:val="22"/>
          <w:szCs w:val="22"/>
        </w:rPr>
        <w:t>be</w:t>
      </w:r>
      <w:r w:rsidRPr="007A0C3E">
        <w:rPr>
          <w:rFonts w:asciiTheme="minorHAnsi" w:hAnsiTheme="minorHAnsi" w:cstheme="minorHAnsi"/>
          <w:sz w:val="22"/>
          <w:szCs w:val="22"/>
        </w:rPr>
        <w:t xml:space="preserve"> making representations to third parties about the Business and as such shall rely on the information given by Client to STS. </w:t>
      </w:r>
    </w:p>
    <w:p w14:paraId="7C795673" w14:textId="77777777" w:rsidR="00DC0BA0" w:rsidRPr="007A0C3E" w:rsidRDefault="00DC0BA0" w:rsidP="00DC0BA0">
      <w:pPr>
        <w:pStyle w:val="TextJustified"/>
        <w:spacing w:before="0"/>
        <w:ind w:left="360"/>
        <w:rPr>
          <w:rFonts w:ascii="Calibri" w:hAnsi="Calibri"/>
          <w:sz w:val="22"/>
          <w:szCs w:val="22"/>
        </w:rPr>
      </w:pPr>
    </w:p>
    <w:p w14:paraId="55F66EE4" w14:textId="77777777" w:rsidR="00DC0BA0" w:rsidRPr="007A0C3E" w:rsidRDefault="00DC0BA0" w:rsidP="00DC0BA0">
      <w:pPr>
        <w:pStyle w:val="TextJustified"/>
        <w:numPr>
          <w:ilvl w:val="0"/>
          <w:numId w:val="38"/>
        </w:numPr>
        <w:spacing w:before="0"/>
        <w:ind w:left="360"/>
        <w:rPr>
          <w:rFonts w:ascii="Calibri" w:hAnsi="Calibri"/>
          <w:sz w:val="22"/>
          <w:szCs w:val="22"/>
        </w:rPr>
      </w:pPr>
      <w:bookmarkStart w:id="5" w:name="_Ref103589696"/>
      <w:r w:rsidRPr="007A0C3E">
        <w:rPr>
          <w:rFonts w:ascii="Calibri" w:hAnsi="Calibri"/>
          <w:sz w:val="22"/>
          <w:szCs w:val="22"/>
        </w:rPr>
        <w:t>Client (</w:t>
      </w:r>
      <w:r w:rsidRPr="007A0C3E">
        <w:rPr>
          <w:rFonts w:ascii="Calibri" w:hAnsi="Calibri"/>
          <w:snapToGrid w:val="0"/>
          <w:sz w:val="22"/>
          <w:szCs w:val="22"/>
        </w:rPr>
        <w:t>and each shareholder of the Client as set out on the signature page below</w:t>
      </w:r>
      <w:r w:rsidRPr="007A0C3E">
        <w:rPr>
          <w:rFonts w:ascii="Calibri" w:hAnsi="Calibri"/>
          <w:sz w:val="22"/>
          <w:szCs w:val="22"/>
        </w:rPr>
        <w:t xml:space="preserve">) agrees that it will not undertake any action to facilitate the sale and/or transfer of all or </w:t>
      </w:r>
      <w:proofErr w:type="gramStart"/>
      <w:r w:rsidRPr="007A0C3E">
        <w:rPr>
          <w:rFonts w:ascii="Calibri" w:hAnsi="Calibri"/>
          <w:sz w:val="22"/>
          <w:szCs w:val="22"/>
        </w:rPr>
        <w:t>the majority of</w:t>
      </w:r>
      <w:proofErr w:type="gramEnd"/>
      <w:r w:rsidRPr="007A0C3E">
        <w:rPr>
          <w:rFonts w:ascii="Calibri" w:hAnsi="Calibri"/>
          <w:sz w:val="22"/>
          <w:szCs w:val="22"/>
        </w:rPr>
        <w:t xml:space="preserve"> its shares and/or assets to:</w:t>
      </w:r>
      <w:bookmarkEnd w:id="4"/>
      <w:bookmarkEnd w:id="5"/>
      <w:r w:rsidRPr="007A0C3E">
        <w:rPr>
          <w:rFonts w:ascii="Calibri" w:hAnsi="Calibri"/>
          <w:sz w:val="22"/>
          <w:szCs w:val="22"/>
        </w:rPr>
        <w:t xml:space="preserve"> </w:t>
      </w:r>
    </w:p>
    <w:p w14:paraId="6A08F711" w14:textId="77777777" w:rsidR="00DC0BA0" w:rsidRPr="007A0C3E" w:rsidRDefault="00DC0BA0" w:rsidP="00DC0BA0">
      <w:pPr>
        <w:pStyle w:val="TextJustified"/>
        <w:spacing w:before="0"/>
        <w:ind w:left="360"/>
        <w:rPr>
          <w:rFonts w:ascii="Calibri" w:hAnsi="Calibri"/>
          <w:sz w:val="22"/>
          <w:szCs w:val="22"/>
        </w:rPr>
      </w:pPr>
    </w:p>
    <w:p w14:paraId="74FB49FF" w14:textId="77777777" w:rsidR="00DC0BA0" w:rsidRPr="007A0C3E" w:rsidRDefault="00DC0BA0" w:rsidP="00DC0BA0">
      <w:pPr>
        <w:pStyle w:val="TextJustified"/>
        <w:numPr>
          <w:ilvl w:val="1"/>
          <w:numId w:val="38"/>
        </w:numPr>
        <w:tabs>
          <w:tab w:val="num" w:pos="851"/>
        </w:tabs>
        <w:spacing w:before="0"/>
        <w:ind w:left="851" w:hanging="425"/>
        <w:rPr>
          <w:rFonts w:ascii="Calibri" w:hAnsi="Calibri"/>
          <w:sz w:val="22"/>
          <w:szCs w:val="22"/>
        </w:rPr>
      </w:pPr>
      <w:r w:rsidRPr="007A0C3E">
        <w:rPr>
          <w:rFonts w:ascii="Calibri" w:hAnsi="Calibri"/>
          <w:sz w:val="22"/>
          <w:szCs w:val="22"/>
        </w:rPr>
        <w:t>any affiliated third party (being any party within the same group of companies as the Client) without also transferring, as agreed with STS at the time of such transfer or immediately prior, Client’s rights and obligations under this Agreement to such third party; or</w:t>
      </w:r>
    </w:p>
    <w:p w14:paraId="6752C162" w14:textId="77777777" w:rsidR="00DC0BA0" w:rsidRPr="007A0C3E" w:rsidRDefault="00DC0BA0" w:rsidP="00DC0BA0">
      <w:pPr>
        <w:pStyle w:val="TextJustified"/>
        <w:tabs>
          <w:tab w:val="num" w:pos="1800"/>
        </w:tabs>
        <w:spacing w:before="0"/>
        <w:ind w:left="851"/>
        <w:rPr>
          <w:rFonts w:ascii="Calibri" w:hAnsi="Calibri"/>
          <w:sz w:val="22"/>
          <w:szCs w:val="22"/>
        </w:rPr>
      </w:pPr>
    </w:p>
    <w:p w14:paraId="49140BA3" w14:textId="63CDAB81" w:rsidR="00DC0BA0" w:rsidRPr="007A0C3E" w:rsidRDefault="00DC0BA0" w:rsidP="00DC0BA0">
      <w:pPr>
        <w:pStyle w:val="TextJustified"/>
        <w:numPr>
          <w:ilvl w:val="1"/>
          <w:numId w:val="38"/>
        </w:numPr>
        <w:tabs>
          <w:tab w:val="num" w:pos="851"/>
        </w:tabs>
        <w:spacing w:before="0"/>
        <w:ind w:left="851" w:hanging="425"/>
        <w:rPr>
          <w:rFonts w:ascii="Calibri" w:hAnsi="Calibri"/>
          <w:sz w:val="22"/>
          <w:szCs w:val="22"/>
        </w:rPr>
      </w:pPr>
      <w:r w:rsidRPr="007A0C3E">
        <w:rPr>
          <w:rFonts w:ascii="Calibri" w:hAnsi="Calibri"/>
          <w:sz w:val="22"/>
          <w:szCs w:val="22"/>
        </w:rPr>
        <w:t xml:space="preserve">any third party, save for as contemplated by a Transaction under which STS provides the relevant introductory and Advisory Services. </w:t>
      </w:r>
    </w:p>
    <w:p w14:paraId="0C7480B9" w14:textId="77777777" w:rsidR="00CB4BA7" w:rsidRPr="007A0C3E" w:rsidRDefault="00CB4BA7" w:rsidP="006B2AC7">
      <w:pPr>
        <w:pStyle w:val="TextJustified"/>
        <w:spacing w:before="0"/>
        <w:ind w:left="851"/>
        <w:rPr>
          <w:rFonts w:ascii="Calibri" w:hAnsi="Calibri"/>
          <w:snapToGrid w:val="0"/>
          <w:sz w:val="22"/>
          <w:szCs w:val="22"/>
        </w:rPr>
      </w:pPr>
    </w:p>
    <w:p w14:paraId="43E65D3F" w14:textId="77777777" w:rsidR="007F2746" w:rsidRPr="007A0C3E" w:rsidRDefault="007F2746" w:rsidP="006B2AC7">
      <w:pPr>
        <w:pStyle w:val="TextJustified"/>
        <w:keepNext/>
        <w:spacing w:before="0"/>
        <w:rPr>
          <w:rFonts w:ascii="Calibri" w:hAnsi="Calibri"/>
          <w:b/>
          <w:bCs/>
          <w:sz w:val="22"/>
          <w:szCs w:val="22"/>
        </w:rPr>
      </w:pPr>
      <w:r w:rsidRPr="007A0C3E">
        <w:rPr>
          <w:rFonts w:ascii="Calibri" w:hAnsi="Calibri"/>
          <w:b/>
          <w:bCs/>
          <w:sz w:val="22"/>
          <w:szCs w:val="22"/>
        </w:rPr>
        <w:t>PRE AND POST TERMINATION OBLIGATIONS</w:t>
      </w:r>
      <w:r w:rsidR="00BD2656" w:rsidRPr="007A0C3E">
        <w:rPr>
          <w:rFonts w:ascii="Calibri" w:hAnsi="Calibri"/>
          <w:b/>
          <w:bCs/>
          <w:sz w:val="22"/>
          <w:szCs w:val="22"/>
        </w:rPr>
        <w:t xml:space="preserve"> OF CLIENT</w:t>
      </w:r>
    </w:p>
    <w:p w14:paraId="77941080" w14:textId="77777777" w:rsidR="007F2746" w:rsidRPr="007A0C3E" w:rsidRDefault="007F2746" w:rsidP="006B2AC7">
      <w:pPr>
        <w:pStyle w:val="TextJustified"/>
        <w:keepNext/>
        <w:spacing w:before="0"/>
        <w:ind w:left="360"/>
        <w:rPr>
          <w:rFonts w:ascii="Calibri" w:hAnsi="Calibri"/>
          <w:sz w:val="22"/>
          <w:szCs w:val="22"/>
        </w:rPr>
      </w:pPr>
    </w:p>
    <w:p w14:paraId="0649FDCF" w14:textId="1B66EEDE" w:rsidR="00BA18D0" w:rsidRPr="007A0C3E" w:rsidRDefault="007F2746" w:rsidP="005B464B">
      <w:pPr>
        <w:pStyle w:val="TextJustified"/>
        <w:numPr>
          <w:ilvl w:val="0"/>
          <w:numId w:val="38"/>
        </w:numPr>
        <w:spacing w:before="0"/>
        <w:ind w:left="360"/>
        <w:rPr>
          <w:rFonts w:ascii="Calibri" w:hAnsi="Calibri"/>
          <w:sz w:val="22"/>
          <w:szCs w:val="22"/>
        </w:rPr>
      </w:pPr>
      <w:r w:rsidRPr="007A0C3E">
        <w:rPr>
          <w:rFonts w:ascii="Calibri" w:hAnsi="Calibri"/>
          <w:snapToGrid w:val="0"/>
          <w:sz w:val="22"/>
          <w:szCs w:val="22"/>
        </w:rPr>
        <w:t>Client</w:t>
      </w:r>
      <w:r w:rsidR="004B578C" w:rsidRPr="007A0C3E">
        <w:rPr>
          <w:rFonts w:ascii="Calibri" w:hAnsi="Calibri"/>
          <w:snapToGrid w:val="0"/>
          <w:sz w:val="22"/>
          <w:szCs w:val="22"/>
        </w:rPr>
        <w:t xml:space="preserve"> agrees that during the term of this Agreement and for a period of </w:t>
      </w:r>
      <w:del w:id="6" w:author="STS" w:date="2025-04-07T11:06:00Z" w16du:dateUtc="2025-04-07T09:06:00Z">
        <w:r w:rsidR="004B578C" w:rsidRPr="007A0C3E" w:rsidDel="00FD44BE">
          <w:rPr>
            <w:rFonts w:ascii="Calibri" w:hAnsi="Calibri"/>
            <w:snapToGrid w:val="0"/>
            <w:sz w:val="22"/>
            <w:szCs w:val="22"/>
          </w:rPr>
          <w:delText xml:space="preserve">three </w:delText>
        </w:r>
      </w:del>
      <w:ins w:id="7" w:author="STS" w:date="2025-04-07T11:06:00Z" w16du:dateUtc="2025-04-07T09:06:00Z">
        <w:r w:rsidR="00FD44BE">
          <w:rPr>
            <w:rFonts w:ascii="Calibri" w:hAnsi="Calibri"/>
            <w:snapToGrid w:val="0"/>
            <w:sz w:val="22"/>
            <w:szCs w:val="22"/>
          </w:rPr>
          <w:t>two</w:t>
        </w:r>
        <w:r w:rsidR="00FD44BE" w:rsidRPr="007A0C3E">
          <w:rPr>
            <w:rFonts w:ascii="Calibri" w:hAnsi="Calibri"/>
            <w:snapToGrid w:val="0"/>
            <w:sz w:val="22"/>
            <w:szCs w:val="22"/>
          </w:rPr>
          <w:t xml:space="preserve"> </w:t>
        </w:r>
      </w:ins>
      <w:r w:rsidR="004B578C" w:rsidRPr="007A0C3E">
        <w:rPr>
          <w:rFonts w:ascii="Calibri" w:hAnsi="Calibri"/>
          <w:snapToGrid w:val="0"/>
          <w:sz w:val="22"/>
          <w:szCs w:val="22"/>
        </w:rPr>
        <w:t xml:space="preserve">years thereafter, it shall not, directly or indirectly and in any manner whatsoever: (i) circumvent, avoid, bypass, or obviate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in any </w:t>
      </w:r>
      <w:r w:rsidR="009F305D" w:rsidRPr="007A0C3E">
        <w:rPr>
          <w:rFonts w:ascii="Calibri" w:hAnsi="Calibri"/>
          <w:snapToGrid w:val="0"/>
          <w:sz w:val="22"/>
          <w:szCs w:val="22"/>
        </w:rPr>
        <w:t>Transaction</w:t>
      </w:r>
      <w:r w:rsidR="004B578C" w:rsidRPr="007A0C3E">
        <w:rPr>
          <w:rFonts w:ascii="Calibri" w:hAnsi="Calibri"/>
          <w:snapToGrid w:val="0"/>
          <w:sz w:val="22"/>
          <w:szCs w:val="22"/>
        </w:rPr>
        <w:t xml:space="preserve"> with any client, provider, vendor, partnership or individual, disclosed or introduced by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to Client, in connection with any project, sale (or potential sale), development, or any other </w:t>
      </w:r>
      <w:r w:rsidR="009F305D" w:rsidRPr="007A0C3E">
        <w:rPr>
          <w:rFonts w:ascii="Calibri" w:hAnsi="Calibri"/>
          <w:snapToGrid w:val="0"/>
          <w:sz w:val="22"/>
          <w:szCs w:val="22"/>
        </w:rPr>
        <w:t>Transaction</w:t>
      </w:r>
      <w:r w:rsidR="004B578C" w:rsidRPr="007A0C3E">
        <w:rPr>
          <w:rFonts w:ascii="Calibri" w:hAnsi="Calibri"/>
          <w:snapToGrid w:val="0"/>
          <w:sz w:val="22"/>
          <w:szCs w:val="22"/>
        </w:rPr>
        <w:t xml:space="preserve"> involving any sale of shares, options, financing, rights, property or other assets; (ii) solicit any entity introduced by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for any business purpose other than for the benefit of the </w:t>
      </w:r>
      <w:r w:rsidR="009F305D" w:rsidRPr="007A0C3E">
        <w:rPr>
          <w:rFonts w:ascii="Calibri" w:hAnsi="Calibri"/>
          <w:snapToGrid w:val="0"/>
          <w:sz w:val="22"/>
          <w:szCs w:val="22"/>
        </w:rPr>
        <w:t>Transaction</w:t>
      </w:r>
      <w:r w:rsidR="004B578C" w:rsidRPr="007A0C3E">
        <w:rPr>
          <w:rFonts w:ascii="Calibri" w:hAnsi="Calibri"/>
          <w:snapToGrid w:val="0"/>
          <w:sz w:val="22"/>
          <w:szCs w:val="22"/>
        </w:rPr>
        <w:t xml:space="preserve">; (iii) solicit or induce or attempt to solicit or induce, any employee of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to leave the employ of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w:t>
      </w:r>
      <w:r w:rsidR="00AD2684">
        <w:rPr>
          <w:rFonts w:ascii="Calibri" w:hAnsi="Calibri"/>
          <w:snapToGrid w:val="0"/>
          <w:sz w:val="22"/>
          <w:szCs w:val="22"/>
        </w:rPr>
        <w:t>or</w:t>
      </w:r>
      <w:r w:rsidR="004B578C" w:rsidRPr="007A0C3E">
        <w:rPr>
          <w:rFonts w:ascii="Calibri" w:hAnsi="Calibri"/>
          <w:snapToGrid w:val="0"/>
          <w:sz w:val="22"/>
          <w:szCs w:val="22"/>
        </w:rPr>
        <w:t xml:space="preserve"> (iv) interfere with any </w:t>
      </w:r>
      <w:r w:rsidR="00BE4791" w:rsidRPr="007A0C3E">
        <w:rPr>
          <w:rFonts w:ascii="Calibri" w:hAnsi="Calibri"/>
          <w:snapToGrid w:val="0"/>
          <w:sz w:val="22"/>
          <w:szCs w:val="22"/>
        </w:rPr>
        <w:t>STS</w:t>
      </w:r>
      <w:r w:rsidR="004B578C" w:rsidRPr="007A0C3E">
        <w:rPr>
          <w:rFonts w:ascii="Calibri" w:hAnsi="Calibri"/>
          <w:snapToGrid w:val="0"/>
          <w:sz w:val="22"/>
          <w:szCs w:val="22"/>
        </w:rPr>
        <w:t xml:space="preserve"> contractor.</w:t>
      </w:r>
    </w:p>
    <w:p w14:paraId="5F9A92B0" w14:textId="77777777" w:rsidR="00BA18D0" w:rsidRPr="007A0C3E" w:rsidRDefault="00BA18D0" w:rsidP="006B2AC7">
      <w:pPr>
        <w:pStyle w:val="ListParagraph"/>
        <w:rPr>
          <w:rFonts w:ascii="Calibri" w:hAnsi="Calibri"/>
          <w:szCs w:val="22"/>
        </w:rPr>
      </w:pPr>
    </w:p>
    <w:p w14:paraId="47FA5562" w14:textId="77777777" w:rsidR="00D6698E" w:rsidRPr="007A0C3E" w:rsidRDefault="00D6698E" w:rsidP="005B464B">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Notwithstanding anything to the contrary contained herein, if a Transaction is concluded with a Third Party:</w:t>
      </w:r>
    </w:p>
    <w:p w14:paraId="69AA7C92" w14:textId="77777777" w:rsidR="00D6698E" w:rsidRPr="007A0C3E" w:rsidRDefault="00D6698E" w:rsidP="00D6698E">
      <w:pPr>
        <w:pStyle w:val="ListParagraph"/>
        <w:rPr>
          <w:rFonts w:asciiTheme="minorHAnsi" w:hAnsiTheme="minorHAnsi" w:cstheme="minorHAnsi"/>
          <w:szCs w:val="22"/>
        </w:rPr>
      </w:pPr>
    </w:p>
    <w:p w14:paraId="4C79E36D" w14:textId="77777777" w:rsidR="00D6698E" w:rsidRPr="007A0C3E" w:rsidRDefault="00D6698E" w:rsidP="00D6698E">
      <w:pPr>
        <w:pStyle w:val="TextLeft"/>
        <w:numPr>
          <w:ilvl w:val="1"/>
          <w:numId w:val="33"/>
        </w:numPr>
        <w:tabs>
          <w:tab w:val="left" w:pos="426"/>
        </w:tabs>
        <w:ind w:left="851" w:hanging="425"/>
        <w:jc w:val="both"/>
        <w:rPr>
          <w:rFonts w:asciiTheme="minorHAnsi" w:hAnsiTheme="minorHAnsi" w:cstheme="minorHAnsi"/>
          <w:sz w:val="22"/>
          <w:szCs w:val="22"/>
        </w:rPr>
      </w:pPr>
      <w:r w:rsidRPr="007A0C3E">
        <w:rPr>
          <w:rFonts w:asciiTheme="minorHAnsi" w:hAnsiTheme="minorHAnsi" w:cstheme="minorHAnsi"/>
          <w:sz w:val="22"/>
          <w:szCs w:val="22"/>
        </w:rPr>
        <w:t xml:space="preserve">at any time following any termination of this Agreement where: </w:t>
      </w:r>
    </w:p>
    <w:p w14:paraId="7B16A622" w14:textId="77777777" w:rsidR="00D6698E" w:rsidRPr="007A0C3E" w:rsidRDefault="00D6698E" w:rsidP="00D6698E">
      <w:pPr>
        <w:pStyle w:val="TextLeft"/>
        <w:tabs>
          <w:tab w:val="left" w:pos="426"/>
        </w:tabs>
        <w:ind w:left="851"/>
        <w:jc w:val="both"/>
        <w:rPr>
          <w:rFonts w:asciiTheme="minorHAnsi" w:hAnsiTheme="minorHAnsi" w:cstheme="minorHAnsi"/>
          <w:sz w:val="22"/>
          <w:szCs w:val="22"/>
        </w:rPr>
      </w:pPr>
    </w:p>
    <w:p w14:paraId="2EF068E1" w14:textId="77777777" w:rsidR="00D6698E" w:rsidRPr="007A0C3E" w:rsidRDefault="00D6698E" w:rsidP="00D6698E">
      <w:pPr>
        <w:pStyle w:val="TextLeft"/>
        <w:numPr>
          <w:ilvl w:val="2"/>
          <w:numId w:val="33"/>
        </w:numPr>
        <w:tabs>
          <w:tab w:val="left" w:pos="426"/>
        </w:tabs>
        <w:ind w:left="1701" w:hanging="567"/>
        <w:jc w:val="both"/>
        <w:rPr>
          <w:rFonts w:asciiTheme="minorHAnsi" w:hAnsiTheme="minorHAnsi" w:cstheme="minorHAnsi"/>
          <w:sz w:val="22"/>
          <w:szCs w:val="22"/>
        </w:rPr>
      </w:pPr>
      <w:r w:rsidRPr="007A0C3E">
        <w:rPr>
          <w:rFonts w:asciiTheme="minorHAnsi" w:hAnsiTheme="minorHAnsi" w:cstheme="minorHAnsi"/>
          <w:sz w:val="22"/>
          <w:szCs w:val="22"/>
        </w:rPr>
        <w:t xml:space="preserve">such termination happens prior to a Sell-Side Commencement Date; and </w:t>
      </w:r>
    </w:p>
    <w:p w14:paraId="57F44366" w14:textId="77777777" w:rsidR="00D6698E" w:rsidRPr="007A0C3E" w:rsidRDefault="00D6698E" w:rsidP="00D6698E">
      <w:pPr>
        <w:pStyle w:val="TextLeft"/>
        <w:tabs>
          <w:tab w:val="left" w:pos="426"/>
        </w:tabs>
        <w:ind w:left="1701"/>
        <w:jc w:val="both"/>
        <w:rPr>
          <w:rFonts w:asciiTheme="minorHAnsi" w:hAnsiTheme="minorHAnsi" w:cstheme="minorHAnsi"/>
          <w:sz w:val="22"/>
          <w:szCs w:val="22"/>
        </w:rPr>
      </w:pPr>
    </w:p>
    <w:p w14:paraId="50CA7AB8" w14:textId="7FCDE605" w:rsidR="00D6698E" w:rsidRPr="007A0C3E" w:rsidRDefault="0068462D" w:rsidP="00D6698E">
      <w:pPr>
        <w:pStyle w:val="TextLeft"/>
        <w:numPr>
          <w:ilvl w:val="2"/>
          <w:numId w:val="33"/>
        </w:numPr>
        <w:tabs>
          <w:tab w:val="left" w:pos="426"/>
        </w:tabs>
        <w:ind w:left="1701" w:hanging="567"/>
        <w:jc w:val="both"/>
        <w:rPr>
          <w:rFonts w:asciiTheme="minorHAnsi" w:hAnsiTheme="minorHAnsi" w:cstheme="minorHAnsi"/>
          <w:sz w:val="22"/>
          <w:szCs w:val="22"/>
        </w:rPr>
      </w:pPr>
      <w:r w:rsidRPr="007A0C3E">
        <w:rPr>
          <w:rFonts w:asciiTheme="minorHAnsi" w:hAnsiTheme="minorHAnsi" w:cstheme="minorHAnsi"/>
          <w:sz w:val="22"/>
          <w:szCs w:val="22"/>
        </w:rPr>
        <w:t xml:space="preserve">either (i) </w:t>
      </w:r>
      <w:r w:rsidR="00A915FD" w:rsidRPr="007A0C3E">
        <w:rPr>
          <w:rFonts w:asciiTheme="minorHAnsi" w:hAnsiTheme="minorHAnsi" w:cstheme="minorHAnsi"/>
          <w:sz w:val="22"/>
          <w:szCs w:val="22"/>
        </w:rPr>
        <w:t xml:space="preserve">STS has provided Client with the </w:t>
      </w:r>
      <w:proofErr w:type="spellStart"/>
      <w:r w:rsidR="00A915FD" w:rsidRPr="007A0C3E">
        <w:rPr>
          <w:rFonts w:asciiTheme="minorHAnsi" w:hAnsiTheme="minorHAnsi" w:cstheme="minorHAnsi"/>
          <w:sz w:val="22"/>
          <w:szCs w:val="22"/>
        </w:rPr>
        <w:t>ValueMax</w:t>
      </w:r>
      <w:proofErr w:type="spellEnd"/>
      <w:r w:rsidR="00A915FD" w:rsidRPr="007A0C3E">
        <w:rPr>
          <w:rFonts w:asciiTheme="minorHAnsi" w:hAnsiTheme="minorHAnsi" w:cstheme="minorHAnsi"/>
          <w:sz w:val="22"/>
          <w:szCs w:val="22"/>
        </w:rPr>
        <w:t xml:space="preserve"> Services </w:t>
      </w:r>
      <w:r w:rsidRPr="007A0C3E">
        <w:rPr>
          <w:rFonts w:asciiTheme="minorHAnsi" w:hAnsiTheme="minorHAnsi" w:cstheme="minorHAnsi"/>
          <w:sz w:val="22"/>
          <w:szCs w:val="22"/>
        </w:rPr>
        <w:t xml:space="preserve">for a period of at least </w:t>
      </w:r>
      <w:r w:rsidR="00102AFB" w:rsidRPr="007A0C3E">
        <w:rPr>
          <w:rFonts w:asciiTheme="minorHAnsi" w:hAnsiTheme="minorHAnsi" w:cstheme="minorHAnsi"/>
          <w:sz w:val="22"/>
          <w:szCs w:val="22"/>
        </w:rPr>
        <w:t xml:space="preserve">three </w:t>
      </w:r>
      <w:r w:rsidRPr="007A0C3E">
        <w:rPr>
          <w:rFonts w:asciiTheme="minorHAnsi" w:hAnsiTheme="minorHAnsi" w:cstheme="minorHAnsi"/>
          <w:sz w:val="22"/>
          <w:szCs w:val="22"/>
        </w:rPr>
        <w:t xml:space="preserve">months; or (ii) significant value creation has occurred </w:t>
      </w:r>
      <w:proofErr w:type="gramStart"/>
      <w:r w:rsidRPr="007A0C3E">
        <w:rPr>
          <w:rFonts w:asciiTheme="minorHAnsi" w:hAnsiTheme="minorHAnsi" w:cstheme="minorHAnsi"/>
          <w:sz w:val="22"/>
          <w:szCs w:val="22"/>
        </w:rPr>
        <w:t>as a result of</w:t>
      </w:r>
      <w:proofErr w:type="gramEnd"/>
      <w:r w:rsidRPr="007A0C3E">
        <w:rPr>
          <w:rFonts w:asciiTheme="minorHAnsi" w:hAnsiTheme="minorHAnsi" w:cstheme="minorHAnsi"/>
          <w:sz w:val="22"/>
          <w:szCs w:val="22"/>
        </w:rPr>
        <w:t xml:space="preserve"> such </w:t>
      </w:r>
      <w:proofErr w:type="spellStart"/>
      <w:r w:rsidR="00A915FD" w:rsidRPr="007A0C3E">
        <w:rPr>
          <w:rFonts w:asciiTheme="minorHAnsi" w:hAnsiTheme="minorHAnsi" w:cstheme="minorHAnsi"/>
          <w:sz w:val="22"/>
          <w:szCs w:val="22"/>
        </w:rPr>
        <w:t>ValueMax</w:t>
      </w:r>
      <w:proofErr w:type="spellEnd"/>
      <w:r w:rsidR="00A915FD" w:rsidRPr="007A0C3E">
        <w:rPr>
          <w:rFonts w:asciiTheme="minorHAnsi" w:hAnsiTheme="minorHAnsi" w:cstheme="minorHAnsi"/>
          <w:sz w:val="22"/>
          <w:szCs w:val="22"/>
        </w:rPr>
        <w:t xml:space="preserve"> Servi</w:t>
      </w:r>
      <w:r w:rsidR="002E46BC" w:rsidRPr="007A0C3E">
        <w:rPr>
          <w:rFonts w:asciiTheme="minorHAnsi" w:hAnsiTheme="minorHAnsi" w:cstheme="minorHAnsi"/>
          <w:sz w:val="22"/>
          <w:szCs w:val="22"/>
        </w:rPr>
        <w:t>c</w:t>
      </w:r>
      <w:r w:rsidR="00A915FD" w:rsidRPr="007A0C3E">
        <w:rPr>
          <w:rFonts w:asciiTheme="minorHAnsi" w:hAnsiTheme="minorHAnsi" w:cstheme="minorHAnsi"/>
          <w:sz w:val="22"/>
          <w:szCs w:val="22"/>
        </w:rPr>
        <w:t xml:space="preserve">es </w:t>
      </w:r>
      <w:r w:rsidRPr="007A0C3E">
        <w:rPr>
          <w:rFonts w:asciiTheme="minorHAnsi" w:hAnsiTheme="minorHAnsi" w:cstheme="minorHAnsi"/>
          <w:sz w:val="22"/>
          <w:szCs w:val="22"/>
        </w:rPr>
        <w:t>(i.e.</w:t>
      </w:r>
      <w:r w:rsidR="00110EC7" w:rsidRPr="007A0C3E">
        <w:rPr>
          <w:rFonts w:asciiTheme="minorHAnsi" w:hAnsiTheme="minorHAnsi" w:cstheme="minorHAnsi"/>
          <w:sz w:val="22"/>
          <w:szCs w:val="22"/>
        </w:rPr>
        <w:t>,</w:t>
      </w:r>
      <w:r w:rsidRPr="007A0C3E">
        <w:rPr>
          <w:rFonts w:asciiTheme="minorHAnsi" w:hAnsiTheme="minorHAnsi" w:cstheme="minorHAnsi"/>
          <w:sz w:val="22"/>
          <w:szCs w:val="22"/>
        </w:rPr>
        <w:t xml:space="preserve"> Client undertaking a substantive capital raise or acquisition or similar transaction)</w:t>
      </w:r>
      <w:r w:rsidR="00D6698E" w:rsidRPr="007A0C3E">
        <w:rPr>
          <w:rFonts w:asciiTheme="minorHAnsi" w:hAnsiTheme="minorHAnsi" w:cstheme="minorHAnsi"/>
          <w:sz w:val="22"/>
          <w:szCs w:val="22"/>
        </w:rPr>
        <w:t xml:space="preserve">, </w:t>
      </w:r>
    </w:p>
    <w:p w14:paraId="02D2B672" w14:textId="77777777" w:rsidR="00D6698E" w:rsidRPr="007A0C3E" w:rsidRDefault="00D6698E" w:rsidP="00D6698E">
      <w:pPr>
        <w:pStyle w:val="TextLeft"/>
        <w:tabs>
          <w:tab w:val="left" w:pos="426"/>
        </w:tabs>
        <w:ind w:left="851"/>
        <w:jc w:val="both"/>
        <w:rPr>
          <w:rFonts w:asciiTheme="minorHAnsi" w:hAnsiTheme="minorHAnsi" w:cstheme="minorHAnsi"/>
          <w:sz w:val="22"/>
          <w:szCs w:val="22"/>
        </w:rPr>
      </w:pPr>
    </w:p>
    <w:p w14:paraId="68ADDF78" w14:textId="5B74578C" w:rsidR="00D6698E" w:rsidRPr="007A0C3E" w:rsidRDefault="00D6698E" w:rsidP="00D6698E">
      <w:pPr>
        <w:pStyle w:val="TextLeft"/>
        <w:tabs>
          <w:tab w:val="left" w:pos="426"/>
        </w:tabs>
        <w:ind w:left="851"/>
        <w:jc w:val="both"/>
        <w:rPr>
          <w:rFonts w:asciiTheme="minorHAnsi" w:hAnsiTheme="minorHAnsi" w:cstheme="minorHAnsi"/>
          <w:sz w:val="22"/>
          <w:szCs w:val="22"/>
        </w:rPr>
      </w:pPr>
      <w:r w:rsidRPr="007A0C3E">
        <w:rPr>
          <w:rFonts w:asciiTheme="minorHAnsi" w:hAnsiTheme="minorHAnsi" w:cstheme="minorHAnsi"/>
          <w:sz w:val="22"/>
          <w:szCs w:val="22"/>
        </w:rPr>
        <w:t xml:space="preserve">then Client shall pay STS fifty percent (50%) of the Success Fee </w:t>
      </w:r>
      <w:r w:rsidR="00102AFB" w:rsidRPr="007A0C3E">
        <w:rPr>
          <w:rFonts w:asciiTheme="minorHAnsi" w:hAnsiTheme="minorHAnsi" w:cstheme="minorHAnsi"/>
          <w:sz w:val="22"/>
          <w:szCs w:val="22"/>
        </w:rPr>
        <w:t xml:space="preserve">for such Transaction </w:t>
      </w:r>
      <w:r w:rsidRPr="007A0C3E">
        <w:rPr>
          <w:rFonts w:asciiTheme="minorHAnsi" w:hAnsiTheme="minorHAnsi" w:cstheme="minorHAnsi"/>
          <w:sz w:val="22"/>
          <w:szCs w:val="22"/>
        </w:rPr>
        <w:t>payable in terms of this Agreement; or</w:t>
      </w:r>
    </w:p>
    <w:p w14:paraId="7162F74E" w14:textId="77777777" w:rsidR="00D6698E" w:rsidRPr="007A0C3E" w:rsidRDefault="00D6698E" w:rsidP="00D6698E">
      <w:pPr>
        <w:pStyle w:val="TextLeft"/>
        <w:tabs>
          <w:tab w:val="left" w:pos="426"/>
        </w:tabs>
        <w:ind w:left="851"/>
        <w:jc w:val="both"/>
        <w:rPr>
          <w:rFonts w:asciiTheme="minorHAnsi" w:hAnsiTheme="minorHAnsi" w:cstheme="minorHAnsi"/>
          <w:sz w:val="22"/>
          <w:szCs w:val="22"/>
        </w:rPr>
      </w:pPr>
    </w:p>
    <w:p w14:paraId="7CB64DB7" w14:textId="1A1E378A" w:rsidR="00D6698E" w:rsidRPr="007A0C3E" w:rsidRDefault="00D6698E" w:rsidP="00D6698E">
      <w:pPr>
        <w:pStyle w:val="TextLeft"/>
        <w:numPr>
          <w:ilvl w:val="1"/>
          <w:numId w:val="33"/>
        </w:numPr>
        <w:tabs>
          <w:tab w:val="left" w:pos="426"/>
        </w:tabs>
        <w:ind w:left="851" w:hanging="425"/>
        <w:jc w:val="both"/>
        <w:rPr>
          <w:rFonts w:asciiTheme="minorHAnsi" w:hAnsiTheme="minorHAnsi" w:cstheme="minorHAnsi"/>
          <w:sz w:val="22"/>
          <w:szCs w:val="22"/>
        </w:rPr>
      </w:pPr>
      <w:r w:rsidRPr="007A0C3E">
        <w:rPr>
          <w:rFonts w:asciiTheme="minorHAnsi" w:hAnsiTheme="minorHAnsi" w:cstheme="minorHAnsi"/>
          <w:sz w:val="22"/>
          <w:szCs w:val="22"/>
        </w:rPr>
        <w:t xml:space="preserve">within </w:t>
      </w:r>
      <w:del w:id="8" w:author="STS" w:date="2025-04-07T11:07:00Z" w16du:dateUtc="2025-04-07T09:07:00Z">
        <w:r w:rsidR="002E46BC" w:rsidRPr="007A0C3E" w:rsidDel="00FD44BE">
          <w:rPr>
            <w:rFonts w:asciiTheme="minorHAnsi" w:hAnsiTheme="minorHAnsi" w:cstheme="minorHAnsi"/>
            <w:sz w:val="22"/>
            <w:szCs w:val="22"/>
          </w:rPr>
          <w:delText xml:space="preserve">three </w:delText>
        </w:r>
      </w:del>
      <w:ins w:id="9" w:author="STS" w:date="2025-04-07T11:07:00Z" w16du:dateUtc="2025-04-07T09:07:00Z">
        <w:r w:rsidR="00FD44BE">
          <w:rPr>
            <w:rFonts w:asciiTheme="minorHAnsi" w:hAnsiTheme="minorHAnsi" w:cstheme="minorHAnsi"/>
            <w:sz w:val="22"/>
            <w:szCs w:val="22"/>
          </w:rPr>
          <w:t>two</w:t>
        </w:r>
        <w:r w:rsidR="00FD44BE" w:rsidRPr="007A0C3E">
          <w:rPr>
            <w:rFonts w:asciiTheme="minorHAnsi" w:hAnsiTheme="minorHAnsi" w:cstheme="minorHAnsi"/>
            <w:sz w:val="22"/>
            <w:szCs w:val="22"/>
          </w:rPr>
          <w:t xml:space="preserve"> </w:t>
        </w:r>
      </w:ins>
      <w:r w:rsidR="002E46BC" w:rsidRPr="007A0C3E">
        <w:rPr>
          <w:rFonts w:asciiTheme="minorHAnsi" w:hAnsiTheme="minorHAnsi" w:cstheme="minorHAnsi"/>
          <w:sz w:val="22"/>
          <w:szCs w:val="22"/>
        </w:rPr>
        <w:t>years</w:t>
      </w:r>
      <w:r w:rsidRPr="007A0C3E">
        <w:rPr>
          <w:rFonts w:asciiTheme="minorHAnsi" w:hAnsiTheme="minorHAnsi" w:cstheme="minorHAnsi"/>
          <w:sz w:val="22"/>
          <w:szCs w:val="22"/>
        </w:rPr>
        <w:t xml:space="preserve"> following any termination of this Agreement</w:t>
      </w:r>
      <w:r w:rsidR="00AA37B2">
        <w:rPr>
          <w:rFonts w:asciiTheme="minorHAnsi" w:hAnsiTheme="minorHAnsi" w:cstheme="minorHAnsi"/>
          <w:sz w:val="22"/>
          <w:szCs w:val="22"/>
        </w:rPr>
        <w:t xml:space="preserve"> (“</w:t>
      </w:r>
      <w:r w:rsidR="00AA37B2" w:rsidRPr="007339CB">
        <w:rPr>
          <w:rFonts w:asciiTheme="minorHAnsi" w:hAnsiTheme="minorHAnsi" w:cstheme="minorHAnsi"/>
          <w:b/>
          <w:bCs/>
          <w:i/>
          <w:iCs/>
          <w:sz w:val="22"/>
          <w:szCs w:val="22"/>
        </w:rPr>
        <w:t>Tail Period</w:t>
      </w:r>
      <w:r w:rsidR="00AA37B2">
        <w:rPr>
          <w:rFonts w:asciiTheme="minorHAnsi" w:hAnsiTheme="minorHAnsi" w:cstheme="minorHAnsi"/>
          <w:sz w:val="22"/>
          <w:szCs w:val="22"/>
        </w:rPr>
        <w:t>”)</w:t>
      </w:r>
      <w:r w:rsidRPr="007A0C3E">
        <w:rPr>
          <w:rFonts w:asciiTheme="minorHAnsi" w:hAnsiTheme="minorHAnsi" w:cstheme="minorHAnsi"/>
          <w:sz w:val="22"/>
          <w:szCs w:val="22"/>
        </w:rPr>
        <w:t xml:space="preserve"> after the Sell-Side Commencement Date, then Client shall pay to STS </w:t>
      </w:r>
      <w:proofErr w:type="gramStart"/>
      <w:r w:rsidRPr="007A0C3E">
        <w:rPr>
          <w:rFonts w:asciiTheme="minorHAnsi" w:hAnsiTheme="minorHAnsi" w:cstheme="minorHAnsi"/>
          <w:sz w:val="22"/>
          <w:szCs w:val="22"/>
        </w:rPr>
        <w:t>any and all</w:t>
      </w:r>
      <w:proofErr w:type="gramEnd"/>
      <w:r w:rsidRPr="007A0C3E">
        <w:rPr>
          <w:rFonts w:asciiTheme="minorHAnsi" w:hAnsiTheme="minorHAnsi" w:cstheme="minorHAnsi"/>
          <w:sz w:val="22"/>
          <w:szCs w:val="22"/>
        </w:rPr>
        <w:t xml:space="preserve"> fees payable (including the full Success Fee) pursuant to this Agreement on the terms and conditions provided herein.</w:t>
      </w:r>
      <w:r w:rsidR="00AA37B2">
        <w:rPr>
          <w:rFonts w:asciiTheme="minorHAnsi" w:hAnsiTheme="minorHAnsi" w:cstheme="minorHAnsi"/>
          <w:sz w:val="22"/>
          <w:szCs w:val="22"/>
        </w:rPr>
        <w:t xml:space="preserve"> If during the Tail Period, the Client has executed a letter of intent or commenced negotiations concerning a possible Transaction with a Third Party, the Tail Period shall be extended until either (i) the termination of the said letter of intent, (ii) the termination of said negotiations, or (iii) the completion of the Transaction.</w:t>
      </w:r>
      <w:r w:rsidR="00530977">
        <w:rPr>
          <w:rFonts w:asciiTheme="minorHAnsi" w:hAnsiTheme="minorHAnsi" w:cstheme="minorHAnsi"/>
          <w:sz w:val="22"/>
          <w:szCs w:val="22"/>
        </w:rPr>
        <w:t xml:space="preserve"> Client’s obligations under this section shall survive any termination of the Agreement.</w:t>
      </w:r>
    </w:p>
    <w:p w14:paraId="29DA397D" w14:textId="77777777" w:rsidR="00055AF4" w:rsidRDefault="00055AF4" w:rsidP="00055AF4">
      <w:pPr>
        <w:pStyle w:val="TextJustified"/>
        <w:spacing w:before="0"/>
        <w:ind w:left="360"/>
        <w:rPr>
          <w:rFonts w:asciiTheme="minorHAnsi" w:hAnsiTheme="minorHAnsi" w:cstheme="minorHAnsi"/>
          <w:sz w:val="22"/>
          <w:szCs w:val="22"/>
        </w:rPr>
      </w:pPr>
    </w:p>
    <w:p w14:paraId="0944E96D" w14:textId="4A3475AE" w:rsidR="002E46BC" w:rsidRPr="007A0C3E" w:rsidRDefault="002E46BC" w:rsidP="002E46BC">
      <w:pPr>
        <w:pStyle w:val="TextJustified"/>
        <w:numPr>
          <w:ilvl w:val="0"/>
          <w:numId w:val="38"/>
        </w:numPr>
        <w:spacing w:before="0"/>
        <w:ind w:left="360"/>
        <w:rPr>
          <w:rFonts w:asciiTheme="minorHAnsi" w:hAnsiTheme="minorHAnsi" w:cstheme="minorHAnsi"/>
          <w:sz w:val="22"/>
          <w:szCs w:val="22"/>
        </w:rPr>
      </w:pPr>
      <w:r w:rsidRPr="007A0C3E">
        <w:rPr>
          <w:rFonts w:asciiTheme="minorHAnsi" w:hAnsiTheme="minorHAnsi" w:cstheme="minorHAnsi"/>
          <w:sz w:val="22"/>
          <w:szCs w:val="22"/>
        </w:rPr>
        <w:t xml:space="preserve">In the event that (i) STS performs the </w:t>
      </w:r>
      <w:r w:rsidR="00102AFB" w:rsidRPr="007A0C3E">
        <w:rPr>
          <w:rFonts w:asciiTheme="minorHAnsi" w:hAnsiTheme="minorHAnsi" w:cstheme="minorHAnsi"/>
          <w:sz w:val="22"/>
          <w:szCs w:val="22"/>
        </w:rPr>
        <w:t xml:space="preserve">Introduction and </w:t>
      </w:r>
      <w:r w:rsidRPr="007A0C3E">
        <w:rPr>
          <w:rFonts w:asciiTheme="minorHAnsi" w:hAnsiTheme="minorHAnsi" w:cstheme="minorHAnsi"/>
          <w:sz w:val="22"/>
          <w:szCs w:val="22"/>
        </w:rPr>
        <w:t xml:space="preserve">Advisory Services </w:t>
      </w:r>
      <w:r w:rsidR="00102AFB" w:rsidRPr="007A0C3E">
        <w:rPr>
          <w:rFonts w:asciiTheme="minorHAnsi" w:hAnsiTheme="minorHAnsi" w:cstheme="minorHAnsi"/>
          <w:sz w:val="22"/>
          <w:szCs w:val="22"/>
        </w:rPr>
        <w:t xml:space="preserve">and/or the </w:t>
      </w:r>
      <w:proofErr w:type="spellStart"/>
      <w:r w:rsidR="00102AFB" w:rsidRPr="007A0C3E">
        <w:rPr>
          <w:rFonts w:asciiTheme="minorHAnsi" w:hAnsiTheme="minorHAnsi" w:cstheme="minorHAnsi"/>
          <w:sz w:val="22"/>
          <w:szCs w:val="22"/>
        </w:rPr>
        <w:t>ValueMax</w:t>
      </w:r>
      <w:proofErr w:type="spellEnd"/>
      <w:r w:rsidR="00102AFB" w:rsidRPr="007A0C3E">
        <w:rPr>
          <w:rFonts w:asciiTheme="minorHAnsi" w:hAnsiTheme="minorHAnsi" w:cstheme="minorHAnsi"/>
          <w:sz w:val="22"/>
          <w:szCs w:val="22"/>
        </w:rPr>
        <w:t xml:space="preserve"> Services </w:t>
      </w:r>
      <w:r w:rsidRPr="007A0C3E">
        <w:rPr>
          <w:rFonts w:asciiTheme="minorHAnsi" w:hAnsiTheme="minorHAnsi" w:cstheme="minorHAnsi"/>
          <w:sz w:val="22"/>
          <w:szCs w:val="22"/>
        </w:rPr>
        <w:t xml:space="preserve">for a minimum period of </w:t>
      </w:r>
      <w:r w:rsidR="00102AFB" w:rsidRPr="007A0C3E">
        <w:rPr>
          <w:rFonts w:asciiTheme="minorHAnsi" w:hAnsiTheme="minorHAnsi" w:cstheme="minorHAnsi"/>
          <w:sz w:val="22"/>
          <w:szCs w:val="22"/>
        </w:rPr>
        <w:t xml:space="preserve">three </w:t>
      </w:r>
      <w:r w:rsidRPr="007A0C3E">
        <w:rPr>
          <w:rFonts w:asciiTheme="minorHAnsi" w:hAnsiTheme="minorHAnsi" w:cstheme="minorHAnsi"/>
          <w:sz w:val="22"/>
          <w:szCs w:val="22"/>
        </w:rPr>
        <w:t xml:space="preserve">months; and (ii) the Client elects to proceed with an initial public offering within a period of </w:t>
      </w:r>
      <w:del w:id="10" w:author="STS" w:date="2025-04-07T11:07:00Z" w16du:dateUtc="2025-04-07T09:07:00Z">
        <w:r w:rsidRPr="007A0C3E" w:rsidDel="00FD44BE">
          <w:rPr>
            <w:rFonts w:asciiTheme="minorHAnsi" w:hAnsiTheme="minorHAnsi" w:cstheme="minorHAnsi"/>
            <w:sz w:val="22"/>
            <w:szCs w:val="22"/>
          </w:rPr>
          <w:delText xml:space="preserve">five </w:delText>
        </w:r>
      </w:del>
      <w:ins w:id="11" w:author="STS" w:date="2025-04-07T11:07:00Z" w16du:dateUtc="2025-04-07T09:07:00Z">
        <w:r w:rsidR="00FD44BE">
          <w:rPr>
            <w:rFonts w:asciiTheme="minorHAnsi" w:hAnsiTheme="minorHAnsi" w:cstheme="minorHAnsi"/>
            <w:sz w:val="22"/>
            <w:szCs w:val="22"/>
          </w:rPr>
          <w:t>two</w:t>
        </w:r>
        <w:r w:rsidR="00FD44BE" w:rsidRPr="007A0C3E">
          <w:rPr>
            <w:rFonts w:asciiTheme="minorHAnsi" w:hAnsiTheme="minorHAnsi" w:cstheme="minorHAnsi"/>
            <w:sz w:val="22"/>
            <w:szCs w:val="22"/>
          </w:rPr>
          <w:t xml:space="preserve"> </w:t>
        </w:r>
      </w:ins>
      <w:r w:rsidRPr="007A0C3E">
        <w:rPr>
          <w:rFonts w:asciiTheme="minorHAnsi" w:hAnsiTheme="minorHAnsi" w:cstheme="minorHAnsi"/>
          <w:sz w:val="22"/>
          <w:szCs w:val="22"/>
        </w:rPr>
        <w:t xml:space="preserve">years following STS providing such services, the Client shall pay to STS the Success Fee (which may be in either cash or marketable securities) at the time of the initial public offering being implemented. </w:t>
      </w:r>
    </w:p>
    <w:p w14:paraId="360D1231" w14:textId="77777777" w:rsidR="00055AF4" w:rsidRDefault="00055AF4" w:rsidP="007339CB">
      <w:pPr>
        <w:pStyle w:val="ListParagraph"/>
        <w:rPr>
          <w:rFonts w:ascii="Calibri" w:hAnsi="Calibri"/>
          <w:szCs w:val="22"/>
        </w:rPr>
      </w:pPr>
    </w:p>
    <w:p w14:paraId="78D05259" w14:textId="77777777" w:rsidR="007F2746" w:rsidRPr="007A0C3E" w:rsidRDefault="007F2746" w:rsidP="002E46BC">
      <w:pPr>
        <w:rPr>
          <w:rFonts w:ascii="Calibri" w:hAnsi="Calibri"/>
          <w:szCs w:val="22"/>
        </w:rPr>
      </w:pPr>
    </w:p>
    <w:p w14:paraId="4C114417" w14:textId="77777777" w:rsidR="00176694" w:rsidRPr="007A0C3E" w:rsidRDefault="00176694" w:rsidP="00176694">
      <w:pPr>
        <w:pStyle w:val="TextLeft"/>
        <w:keepNext/>
        <w:tabs>
          <w:tab w:val="left" w:pos="426"/>
        </w:tabs>
        <w:jc w:val="both"/>
        <w:rPr>
          <w:rFonts w:asciiTheme="minorHAnsi" w:hAnsiTheme="minorHAnsi" w:cstheme="minorHAnsi"/>
          <w:sz w:val="22"/>
          <w:szCs w:val="22"/>
        </w:rPr>
      </w:pPr>
      <w:r w:rsidRPr="007A0C3E">
        <w:rPr>
          <w:rFonts w:asciiTheme="minorHAnsi" w:hAnsiTheme="minorHAnsi" w:cstheme="minorHAnsi"/>
          <w:b/>
          <w:bCs/>
          <w:sz w:val="22"/>
          <w:szCs w:val="22"/>
        </w:rPr>
        <w:t>BUSINESS DEVELOPMENT OPPORTUNITIES</w:t>
      </w:r>
    </w:p>
    <w:p w14:paraId="4D6DFCD2" w14:textId="77777777" w:rsidR="00176694" w:rsidRPr="007A0C3E" w:rsidRDefault="00176694" w:rsidP="00176694">
      <w:pPr>
        <w:pStyle w:val="ListParagraph"/>
        <w:rPr>
          <w:rFonts w:asciiTheme="minorHAnsi" w:hAnsiTheme="minorHAnsi" w:cstheme="minorHAnsi"/>
          <w:szCs w:val="22"/>
        </w:rPr>
      </w:pPr>
    </w:p>
    <w:p w14:paraId="0F88F5A9" w14:textId="3EA16103" w:rsidR="00176694" w:rsidRPr="007A0C3E" w:rsidRDefault="00176694" w:rsidP="007A0C3E">
      <w:pPr>
        <w:pStyle w:val="TextJustified"/>
        <w:numPr>
          <w:ilvl w:val="0"/>
          <w:numId w:val="38"/>
        </w:numPr>
        <w:spacing w:before="0"/>
        <w:ind w:left="360"/>
        <w:rPr>
          <w:rFonts w:asciiTheme="minorHAnsi" w:hAnsiTheme="minorHAnsi" w:cstheme="minorHAnsi"/>
          <w:sz w:val="22"/>
          <w:szCs w:val="22"/>
        </w:rPr>
      </w:pPr>
      <w:proofErr w:type="gramStart"/>
      <w:r w:rsidRPr="007A0C3E">
        <w:rPr>
          <w:rFonts w:asciiTheme="minorHAnsi" w:hAnsiTheme="minorHAnsi" w:cstheme="minorHAnsi"/>
          <w:sz w:val="22"/>
          <w:szCs w:val="22"/>
        </w:rPr>
        <w:t>In the course of</w:t>
      </w:r>
      <w:proofErr w:type="gramEnd"/>
      <w:r w:rsidRPr="007A0C3E">
        <w:rPr>
          <w:rFonts w:asciiTheme="minorHAnsi" w:hAnsiTheme="minorHAnsi" w:cstheme="minorHAnsi"/>
          <w:sz w:val="22"/>
          <w:szCs w:val="22"/>
        </w:rPr>
        <w:t xml:space="preserve"> performing the </w:t>
      </w:r>
      <w:proofErr w:type="spellStart"/>
      <w:r w:rsidRPr="007A0C3E">
        <w:rPr>
          <w:rFonts w:asciiTheme="minorHAnsi" w:hAnsiTheme="minorHAnsi" w:cstheme="minorHAnsi"/>
          <w:sz w:val="22"/>
          <w:szCs w:val="22"/>
        </w:rPr>
        <w:t>ValueMax</w:t>
      </w:r>
      <w:proofErr w:type="spellEnd"/>
      <w:r w:rsidRPr="007A0C3E">
        <w:rPr>
          <w:rFonts w:asciiTheme="minorHAnsi" w:hAnsiTheme="minorHAnsi" w:cstheme="minorHAnsi"/>
          <w:sz w:val="22"/>
          <w:szCs w:val="22"/>
        </w:rPr>
        <w:t xml:space="preserve"> Services or the Advisory Services, STS may, through marketing the business, present business development opportunities to Client that bring additional revenue to Client. </w:t>
      </w:r>
      <w:r w:rsidRPr="007A0C3E">
        <w:rPr>
          <w:rFonts w:ascii="Calibri" w:hAnsi="Calibri"/>
          <w:sz w:val="22"/>
          <w:szCs w:val="22"/>
        </w:rPr>
        <w:t>Should STS present such business development opportunities to Client during the term of this Agreement and if Client concludes any revenue generating agreements with any such third party at any time during the term of this Agreement or within two years following its termination, Client shall pay to STS, at the time such revenue is accounted for, five percent (5%) of the amount of the additional revenue received over a period of two years once the additional revenue stream has commenced and has been received by Client, net of applicable taxes. This clause will survive any termination or expiry of this Agreement by the parties.</w:t>
      </w:r>
    </w:p>
    <w:p w14:paraId="089C0549" w14:textId="77777777" w:rsidR="00176694" w:rsidRPr="007A0C3E" w:rsidRDefault="00176694" w:rsidP="007A0C3E">
      <w:pPr>
        <w:pStyle w:val="TextLeft"/>
        <w:tabs>
          <w:tab w:val="left" w:pos="426"/>
        </w:tabs>
        <w:ind w:left="426"/>
        <w:jc w:val="both"/>
        <w:rPr>
          <w:rFonts w:asciiTheme="minorHAnsi" w:hAnsiTheme="minorHAnsi" w:cstheme="minorHAnsi"/>
          <w:sz w:val="22"/>
          <w:szCs w:val="22"/>
        </w:rPr>
      </w:pPr>
    </w:p>
    <w:p w14:paraId="6AF41DAF" w14:textId="77777777" w:rsidR="007F2746" w:rsidRPr="007A0C3E" w:rsidRDefault="00BD2656" w:rsidP="006B2AC7">
      <w:pPr>
        <w:keepNext/>
        <w:rPr>
          <w:rFonts w:ascii="Calibri" w:hAnsi="Calibri"/>
          <w:b/>
          <w:bCs/>
          <w:szCs w:val="22"/>
        </w:rPr>
      </w:pPr>
      <w:r w:rsidRPr="007A0C3E">
        <w:rPr>
          <w:rFonts w:ascii="Calibri" w:hAnsi="Calibri"/>
          <w:b/>
          <w:bCs/>
          <w:szCs w:val="22"/>
        </w:rPr>
        <w:t>STS NOT PROVIDING INVESTMENT SERVICES</w:t>
      </w:r>
    </w:p>
    <w:p w14:paraId="3223BE6F" w14:textId="77777777" w:rsidR="007F2746" w:rsidRPr="007A0C3E" w:rsidRDefault="007F2746" w:rsidP="006B2AC7">
      <w:pPr>
        <w:pStyle w:val="ListParagraph"/>
        <w:keepNext/>
        <w:rPr>
          <w:rFonts w:ascii="Calibri" w:hAnsi="Calibri"/>
          <w:szCs w:val="22"/>
        </w:rPr>
      </w:pPr>
    </w:p>
    <w:p w14:paraId="204D658B" w14:textId="30C9B758" w:rsidR="00AE020D" w:rsidRPr="007A0C3E" w:rsidRDefault="00AE020D"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The parties acknowledge that the advisory services provided by STS in favor of the Client consist exclusively of the </w:t>
      </w:r>
      <w:proofErr w:type="spellStart"/>
      <w:r w:rsidR="001101A3" w:rsidRPr="007A0C3E">
        <w:rPr>
          <w:rFonts w:ascii="Calibri" w:hAnsi="Calibri"/>
          <w:sz w:val="22"/>
          <w:szCs w:val="22"/>
        </w:rPr>
        <w:t>ValueMax</w:t>
      </w:r>
      <w:proofErr w:type="spellEnd"/>
      <w:r w:rsidR="001101A3" w:rsidRPr="007A0C3E">
        <w:rPr>
          <w:rFonts w:ascii="Calibri" w:hAnsi="Calibri"/>
          <w:sz w:val="22"/>
          <w:szCs w:val="22"/>
        </w:rPr>
        <w:t xml:space="preserve"> Services and the Introduction and </w:t>
      </w:r>
      <w:r w:rsidRPr="007A0C3E">
        <w:rPr>
          <w:rFonts w:ascii="Calibri" w:hAnsi="Calibri"/>
          <w:sz w:val="22"/>
          <w:szCs w:val="22"/>
        </w:rPr>
        <w:t>Advisory Services and assistance in structuring the Transaction. STS does not provide customized recommendations regarding the merit of a given Transaction</w:t>
      </w:r>
      <w:r w:rsidR="00A16F2B">
        <w:rPr>
          <w:rFonts w:ascii="Calibri" w:hAnsi="Calibri"/>
          <w:sz w:val="22"/>
          <w:szCs w:val="22"/>
        </w:rPr>
        <w:t>, the details of the Third Party,</w:t>
      </w:r>
      <w:r w:rsidRPr="007A0C3E">
        <w:rPr>
          <w:rFonts w:ascii="Calibri" w:hAnsi="Calibri"/>
          <w:sz w:val="22"/>
          <w:szCs w:val="22"/>
        </w:rPr>
        <w:t xml:space="preserve"> or the opportunity to carry it out or not. The Client assesses every aspect of the Transaction independently. </w:t>
      </w:r>
      <w:proofErr w:type="gramStart"/>
      <w:r w:rsidRPr="007A0C3E">
        <w:rPr>
          <w:rFonts w:ascii="Calibri" w:hAnsi="Calibri"/>
          <w:sz w:val="22"/>
          <w:szCs w:val="22"/>
        </w:rPr>
        <w:t>In light of</w:t>
      </w:r>
      <w:proofErr w:type="gramEnd"/>
      <w:r w:rsidRPr="007A0C3E">
        <w:rPr>
          <w:rFonts w:ascii="Calibri" w:hAnsi="Calibri"/>
          <w:sz w:val="22"/>
          <w:szCs w:val="22"/>
        </w:rPr>
        <w:t xml:space="preserve"> the foregoing, the services rendered by STS to the Client do not constitute investment services and activities</w:t>
      </w:r>
      <w:r w:rsidR="00055AF4">
        <w:rPr>
          <w:rFonts w:ascii="Calibri" w:hAnsi="Calibri"/>
          <w:sz w:val="22"/>
          <w:szCs w:val="22"/>
        </w:rPr>
        <w:t>, nor does it constitute legal, regulatory, accounting or tax advice</w:t>
      </w:r>
      <w:sdt>
        <w:sdtPr>
          <w:rPr>
            <w:rFonts w:ascii="Calibri" w:hAnsi="Calibri"/>
            <w:sz w:val="22"/>
            <w:szCs w:val="22"/>
          </w:rPr>
          <w:id w:val="-127944805"/>
          <w:placeholder>
            <w:docPart w:val="DefaultPlaceholder_-1854013440"/>
          </w:placeholder>
          <w15:webExtensionCreated/>
        </w:sdtPr>
        <w:sdtEndPr/>
        <w:sdtContent>
          <w:r w:rsidR="00FC1C0C" w:rsidRPr="007A0C3E">
            <w:rPr>
              <w:rFonts w:ascii="Calibri" w:hAnsi="Calibri"/>
              <w:sz w:val="22"/>
              <w:szCs w:val="22"/>
            </w:rPr>
            <w:t>.</w:t>
          </w:r>
        </w:sdtContent>
      </w:sdt>
    </w:p>
    <w:p w14:paraId="543D4855" w14:textId="77777777" w:rsidR="00401263" w:rsidRPr="007A0C3E" w:rsidRDefault="00401263" w:rsidP="006B2AC7">
      <w:pPr>
        <w:pStyle w:val="TextJustified"/>
        <w:spacing w:before="0"/>
        <w:rPr>
          <w:rFonts w:ascii="Calibri" w:hAnsi="Calibri"/>
          <w:sz w:val="22"/>
          <w:szCs w:val="22"/>
        </w:rPr>
      </w:pPr>
    </w:p>
    <w:p w14:paraId="7F4CBBB7" w14:textId="77777777" w:rsidR="00141F6B" w:rsidRPr="007A0C3E" w:rsidRDefault="00141F6B" w:rsidP="00141F6B">
      <w:pPr>
        <w:pStyle w:val="TextJustified"/>
        <w:keepNext/>
        <w:spacing w:before="0"/>
        <w:rPr>
          <w:rFonts w:ascii="Calibri" w:hAnsi="Calibri"/>
          <w:b/>
          <w:bCs/>
          <w:sz w:val="22"/>
          <w:szCs w:val="22"/>
        </w:rPr>
      </w:pPr>
      <w:r w:rsidRPr="007A0C3E">
        <w:rPr>
          <w:rFonts w:ascii="Calibri" w:hAnsi="Calibri"/>
          <w:b/>
          <w:bCs/>
          <w:sz w:val="22"/>
          <w:szCs w:val="22"/>
        </w:rPr>
        <w:t>CONFIDENTIALITY</w:t>
      </w:r>
    </w:p>
    <w:p w14:paraId="3DCA4A3A" w14:textId="77777777" w:rsidR="00141F6B" w:rsidRPr="007A0C3E" w:rsidRDefault="00141F6B" w:rsidP="00141F6B">
      <w:pPr>
        <w:pStyle w:val="TextJustified"/>
        <w:spacing w:before="0"/>
        <w:ind w:left="360"/>
        <w:rPr>
          <w:rFonts w:ascii="Calibri" w:hAnsi="Calibri"/>
          <w:sz w:val="22"/>
          <w:szCs w:val="22"/>
        </w:rPr>
      </w:pPr>
    </w:p>
    <w:p w14:paraId="148E5888" w14:textId="357C9980" w:rsidR="00141F6B" w:rsidRPr="007A0C3E" w:rsidRDefault="00141F6B" w:rsidP="00141F6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Each party undertakes that it shall not at any time disclose to any person any confidential information concerning the business, affairs, customers, clients or suppliers of the other party or of any member of the group of companies to which the other party belongs, except as permitted by </w:t>
      </w:r>
      <w:r w:rsidRPr="007A0C3E">
        <w:rPr>
          <w:rFonts w:ascii="Calibri" w:hAnsi="Calibri"/>
          <w:sz w:val="22"/>
          <w:szCs w:val="22"/>
          <w:lang w:val="en-US"/>
        </w:rPr>
        <w:t xml:space="preserve">clause </w:t>
      </w:r>
      <w:r w:rsidRPr="007A0C3E">
        <w:rPr>
          <w:rFonts w:ascii="Calibri" w:hAnsi="Calibri"/>
          <w:sz w:val="22"/>
          <w:szCs w:val="22"/>
          <w:lang w:val="en-US"/>
        </w:rPr>
        <w:fldChar w:fldCharType="begin"/>
      </w:r>
      <w:r w:rsidRPr="007A0C3E">
        <w:rPr>
          <w:rFonts w:ascii="Calibri" w:hAnsi="Calibri"/>
          <w:sz w:val="22"/>
          <w:szCs w:val="22"/>
          <w:lang w:val="en-US"/>
        </w:rPr>
        <w:instrText xml:space="preserve"> REF _Ref69222330 \r \h </w:instrText>
      </w:r>
      <w:r w:rsidR="007A0C3E">
        <w:rPr>
          <w:rFonts w:ascii="Calibri" w:hAnsi="Calibri"/>
          <w:sz w:val="22"/>
          <w:szCs w:val="22"/>
          <w:lang w:val="en-US"/>
        </w:rPr>
        <w:instrText xml:space="preserve"> \* MERGEFORMAT </w:instrText>
      </w:r>
      <w:r w:rsidRPr="007A0C3E">
        <w:rPr>
          <w:rFonts w:ascii="Calibri" w:hAnsi="Calibri"/>
          <w:sz w:val="22"/>
          <w:szCs w:val="22"/>
          <w:lang w:val="en-US"/>
        </w:rPr>
      </w:r>
      <w:r w:rsidRPr="007A0C3E">
        <w:rPr>
          <w:rFonts w:ascii="Calibri" w:hAnsi="Calibri"/>
          <w:sz w:val="22"/>
          <w:szCs w:val="22"/>
          <w:lang w:val="en-US"/>
        </w:rPr>
        <w:fldChar w:fldCharType="separate"/>
      </w:r>
      <w:r w:rsidR="008F73A1">
        <w:rPr>
          <w:rFonts w:ascii="Calibri" w:hAnsi="Calibri"/>
          <w:sz w:val="22"/>
          <w:szCs w:val="22"/>
          <w:lang w:val="en-US"/>
        </w:rPr>
        <w:t>27</w:t>
      </w:r>
      <w:r w:rsidRPr="007A0C3E">
        <w:rPr>
          <w:rFonts w:ascii="Calibri" w:hAnsi="Calibri"/>
          <w:sz w:val="22"/>
          <w:szCs w:val="22"/>
          <w:lang w:val="en-US"/>
        </w:rPr>
        <w:fldChar w:fldCharType="end"/>
      </w:r>
      <w:r w:rsidRPr="007A0C3E">
        <w:rPr>
          <w:rFonts w:ascii="Calibri" w:hAnsi="Calibri"/>
          <w:sz w:val="22"/>
          <w:szCs w:val="22"/>
        </w:rPr>
        <w:t>.</w:t>
      </w:r>
    </w:p>
    <w:p w14:paraId="33E71B7E" w14:textId="77777777" w:rsidR="00141F6B" w:rsidRPr="007A0C3E" w:rsidRDefault="00141F6B" w:rsidP="00141F6B">
      <w:pPr>
        <w:pStyle w:val="TextJustified"/>
        <w:spacing w:before="0"/>
        <w:ind w:left="360"/>
        <w:rPr>
          <w:rFonts w:ascii="Calibri" w:hAnsi="Calibri"/>
          <w:sz w:val="22"/>
          <w:szCs w:val="22"/>
        </w:rPr>
      </w:pPr>
    </w:p>
    <w:p w14:paraId="4416928E" w14:textId="77777777" w:rsidR="00141F6B" w:rsidRPr="007A0C3E" w:rsidRDefault="00141F6B" w:rsidP="00141F6B">
      <w:pPr>
        <w:pStyle w:val="TextJustified"/>
        <w:numPr>
          <w:ilvl w:val="0"/>
          <w:numId w:val="38"/>
        </w:numPr>
        <w:spacing w:before="0"/>
        <w:ind w:left="360"/>
        <w:rPr>
          <w:rFonts w:ascii="Calibri" w:hAnsi="Calibri"/>
          <w:sz w:val="22"/>
          <w:szCs w:val="22"/>
        </w:rPr>
      </w:pPr>
      <w:bookmarkStart w:id="12" w:name="_Ref69222330"/>
      <w:r w:rsidRPr="007A0C3E">
        <w:rPr>
          <w:rFonts w:ascii="Calibri" w:hAnsi="Calibri"/>
          <w:sz w:val="22"/>
          <w:szCs w:val="22"/>
        </w:rPr>
        <w:t>Each party may disclose the other party's confidential information:</w:t>
      </w:r>
      <w:bookmarkEnd w:id="12"/>
    </w:p>
    <w:p w14:paraId="31012D00" w14:textId="77777777" w:rsidR="00141F6B" w:rsidRPr="007A0C3E" w:rsidRDefault="00141F6B" w:rsidP="00141F6B">
      <w:pPr>
        <w:pStyle w:val="TextJustified"/>
        <w:tabs>
          <w:tab w:val="num" w:pos="1800"/>
        </w:tabs>
        <w:spacing w:before="0"/>
        <w:ind w:left="851"/>
        <w:rPr>
          <w:rFonts w:ascii="Calibri" w:hAnsi="Calibri"/>
          <w:sz w:val="22"/>
          <w:szCs w:val="22"/>
        </w:rPr>
      </w:pPr>
    </w:p>
    <w:p w14:paraId="1528238E" w14:textId="6AF53960" w:rsidR="00141F6B" w:rsidRPr="007A0C3E" w:rsidRDefault="00141F6B" w:rsidP="00141F6B">
      <w:pPr>
        <w:pStyle w:val="TextJustified"/>
        <w:numPr>
          <w:ilvl w:val="0"/>
          <w:numId w:val="40"/>
        </w:numPr>
        <w:tabs>
          <w:tab w:val="clear" w:pos="2520"/>
          <w:tab w:val="num" w:pos="1800"/>
          <w:tab w:val="num" w:pos="2268"/>
        </w:tabs>
        <w:spacing w:before="0"/>
        <w:ind w:left="851" w:hanging="425"/>
        <w:rPr>
          <w:rFonts w:ascii="Calibri" w:hAnsi="Calibri"/>
          <w:sz w:val="22"/>
          <w:szCs w:val="22"/>
        </w:rPr>
      </w:pPr>
      <w:r w:rsidRPr="007A0C3E">
        <w:rPr>
          <w:rFonts w:ascii="Calibri" w:hAnsi="Calibri"/>
          <w:sz w:val="22"/>
          <w:szCs w:val="22"/>
        </w:rPr>
        <w:t xml:space="preserve">to its employees, officers, representatives or advisers who need to know such information for the purposes of the evaluation of the </w:t>
      </w:r>
      <w:r w:rsidR="00102AFB" w:rsidRPr="007A0C3E">
        <w:rPr>
          <w:rFonts w:ascii="Calibri" w:hAnsi="Calibri"/>
          <w:sz w:val="22"/>
          <w:szCs w:val="22"/>
        </w:rPr>
        <w:t>d</w:t>
      </w:r>
      <w:r w:rsidRPr="007A0C3E">
        <w:rPr>
          <w:rFonts w:ascii="Calibri" w:hAnsi="Calibri"/>
          <w:sz w:val="22"/>
          <w:szCs w:val="22"/>
        </w:rPr>
        <w:t xml:space="preserve">eal and the negotiation of the </w:t>
      </w:r>
      <w:r w:rsidR="00102AFB" w:rsidRPr="007A0C3E">
        <w:rPr>
          <w:rFonts w:ascii="Calibri" w:hAnsi="Calibri"/>
          <w:sz w:val="22"/>
          <w:szCs w:val="22"/>
        </w:rPr>
        <w:t>f</w:t>
      </w:r>
      <w:r w:rsidRPr="007A0C3E">
        <w:rPr>
          <w:rFonts w:ascii="Calibri" w:hAnsi="Calibri"/>
          <w:sz w:val="22"/>
          <w:szCs w:val="22"/>
        </w:rPr>
        <w:t xml:space="preserve">ormal </w:t>
      </w:r>
      <w:r w:rsidR="00102AFB" w:rsidRPr="007A0C3E">
        <w:rPr>
          <w:rFonts w:ascii="Calibri" w:hAnsi="Calibri"/>
          <w:sz w:val="22"/>
          <w:szCs w:val="22"/>
        </w:rPr>
        <w:t>a</w:t>
      </w:r>
      <w:r w:rsidRPr="007A0C3E">
        <w:rPr>
          <w:rFonts w:ascii="Calibri" w:hAnsi="Calibri"/>
          <w:sz w:val="22"/>
          <w:szCs w:val="22"/>
        </w:rPr>
        <w:t xml:space="preserve">greement. Each party shall ensure that its employees, officers, representatives or advisers to whom it discloses the other party's confidential information comply with this </w:t>
      </w:r>
      <w:r w:rsidRPr="007A0C3E">
        <w:rPr>
          <w:rFonts w:ascii="Calibri" w:hAnsi="Calibri"/>
          <w:sz w:val="22"/>
          <w:szCs w:val="22"/>
          <w:lang w:val="en-US"/>
        </w:rPr>
        <w:t>clause</w:t>
      </w:r>
      <w:r w:rsidRPr="007A0C3E">
        <w:rPr>
          <w:rFonts w:ascii="Calibri" w:hAnsi="Calibri"/>
          <w:sz w:val="22"/>
          <w:szCs w:val="22"/>
        </w:rPr>
        <w:t xml:space="preserve">; and </w:t>
      </w:r>
    </w:p>
    <w:p w14:paraId="3FE8CE29" w14:textId="77777777" w:rsidR="00141F6B" w:rsidRPr="007A0C3E" w:rsidRDefault="00141F6B" w:rsidP="00141F6B">
      <w:pPr>
        <w:pStyle w:val="TextJustified"/>
        <w:tabs>
          <w:tab w:val="num" w:pos="1800"/>
        </w:tabs>
        <w:spacing w:before="0"/>
        <w:ind w:left="851"/>
        <w:rPr>
          <w:rFonts w:ascii="Calibri" w:hAnsi="Calibri"/>
          <w:sz w:val="22"/>
          <w:szCs w:val="22"/>
        </w:rPr>
      </w:pPr>
    </w:p>
    <w:p w14:paraId="6139D0FC" w14:textId="77777777" w:rsidR="00141F6B" w:rsidRPr="007A0C3E" w:rsidRDefault="00141F6B" w:rsidP="00141F6B">
      <w:pPr>
        <w:pStyle w:val="TextJustified"/>
        <w:numPr>
          <w:ilvl w:val="0"/>
          <w:numId w:val="40"/>
        </w:numPr>
        <w:tabs>
          <w:tab w:val="clear" w:pos="2520"/>
          <w:tab w:val="num" w:pos="1800"/>
          <w:tab w:val="num" w:pos="2268"/>
        </w:tabs>
        <w:spacing w:before="0"/>
        <w:ind w:left="851" w:hanging="425"/>
        <w:rPr>
          <w:rFonts w:ascii="Calibri" w:hAnsi="Calibri"/>
          <w:sz w:val="22"/>
          <w:szCs w:val="22"/>
        </w:rPr>
      </w:pPr>
      <w:r w:rsidRPr="007A0C3E">
        <w:rPr>
          <w:rFonts w:ascii="Calibri" w:hAnsi="Calibri"/>
          <w:sz w:val="22"/>
          <w:szCs w:val="22"/>
        </w:rPr>
        <w:t>as may be required by law, a court of competent jurisdiction or any governmental or regulatory authority.</w:t>
      </w:r>
    </w:p>
    <w:p w14:paraId="02134870" w14:textId="77777777" w:rsidR="00141F6B" w:rsidRPr="007A0C3E" w:rsidRDefault="00141F6B" w:rsidP="00141F6B">
      <w:pPr>
        <w:pStyle w:val="TextJustified"/>
        <w:spacing w:before="0"/>
        <w:rPr>
          <w:rFonts w:ascii="Calibri" w:hAnsi="Calibri"/>
          <w:sz w:val="22"/>
          <w:szCs w:val="22"/>
        </w:rPr>
      </w:pPr>
    </w:p>
    <w:p w14:paraId="6C8D9922" w14:textId="77777777" w:rsidR="00401263" w:rsidRPr="007A0C3E" w:rsidRDefault="00401263" w:rsidP="006B2AC7">
      <w:pPr>
        <w:pStyle w:val="TextJustified"/>
        <w:spacing w:before="0"/>
        <w:rPr>
          <w:rFonts w:ascii="Calibri" w:hAnsi="Calibri"/>
          <w:sz w:val="22"/>
          <w:szCs w:val="22"/>
        </w:rPr>
      </w:pPr>
    </w:p>
    <w:p w14:paraId="0F38A6BD" w14:textId="77777777" w:rsidR="007F2746" w:rsidRPr="007A0C3E" w:rsidRDefault="007F2746" w:rsidP="006B2AC7">
      <w:pPr>
        <w:pStyle w:val="TextJustified"/>
        <w:keepNext/>
        <w:spacing w:before="0"/>
        <w:rPr>
          <w:rFonts w:ascii="Calibri" w:hAnsi="Calibri"/>
          <w:b/>
          <w:bCs/>
          <w:sz w:val="22"/>
          <w:szCs w:val="22"/>
        </w:rPr>
      </w:pPr>
      <w:r w:rsidRPr="007A0C3E">
        <w:rPr>
          <w:rFonts w:ascii="Calibri" w:hAnsi="Calibri"/>
          <w:b/>
          <w:bCs/>
          <w:sz w:val="22"/>
          <w:szCs w:val="22"/>
        </w:rPr>
        <w:t>GENERAL</w:t>
      </w:r>
    </w:p>
    <w:p w14:paraId="0B615E08" w14:textId="77777777" w:rsidR="00120828" w:rsidRPr="007A0C3E" w:rsidRDefault="00120828" w:rsidP="00120828">
      <w:pPr>
        <w:pStyle w:val="TextJustified"/>
        <w:spacing w:before="0"/>
        <w:rPr>
          <w:rFonts w:ascii="Calibri" w:hAnsi="Calibri"/>
          <w:sz w:val="22"/>
          <w:szCs w:val="22"/>
        </w:rPr>
      </w:pPr>
    </w:p>
    <w:p w14:paraId="31610351" w14:textId="19103E2B" w:rsidR="00120828" w:rsidRPr="007A0C3E" w:rsidRDefault="00120828"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In the absence of </w:t>
      </w:r>
      <w:r w:rsidR="00A16F2B">
        <w:rPr>
          <w:rFonts w:ascii="Calibri" w:hAnsi="Calibri"/>
          <w:sz w:val="22"/>
          <w:szCs w:val="22"/>
        </w:rPr>
        <w:t xml:space="preserve">judicially determined </w:t>
      </w:r>
      <w:r w:rsidRPr="007A0C3E">
        <w:rPr>
          <w:rFonts w:ascii="Calibri" w:hAnsi="Calibri"/>
          <w:sz w:val="22"/>
          <w:szCs w:val="22"/>
        </w:rPr>
        <w:t xml:space="preserve">willful misfeasance, gross negligence, or the reckless disregard of its obligations or duties hereunder on the part of STS, neither STS, its affiliates nor their respective members, stockholders, officers, directors, employees, agents nor any entity or person controlling STS or any of its affiliates (each a </w:t>
      </w:r>
      <w:r w:rsidRPr="007A0C3E">
        <w:rPr>
          <w:rFonts w:ascii="Calibri" w:hAnsi="Calibri"/>
          <w:b/>
          <w:i/>
          <w:sz w:val="22"/>
          <w:szCs w:val="22"/>
        </w:rPr>
        <w:t>“STS Party”</w:t>
      </w:r>
      <w:r w:rsidRPr="007A0C3E">
        <w:rPr>
          <w:rFonts w:ascii="Calibri" w:hAnsi="Calibri"/>
          <w:sz w:val="22"/>
          <w:szCs w:val="22"/>
        </w:rPr>
        <w:t xml:space="preserve">) shall be subject to any liability to any third party (including but not limited to a party to a Transaction), as well as the Client or any partner, officer, director, employee, stockholder or member of the Client, for any act or omission in the course of, or in connection with, the rendering or providing of services hereunder.  </w:t>
      </w:r>
    </w:p>
    <w:p w14:paraId="71C90CEB" w14:textId="77777777" w:rsidR="00120828" w:rsidRPr="007A0C3E" w:rsidRDefault="00120828" w:rsidP="00120828">
      <w:pPr>
        <w:pStyle w:val="TextJustified"/>
        <w:spacing w:before="0"/>
        <w:ind w:left="360"/>
        <w:rPr>
          <w:rFonts w:ascii="Calibri" w:hAnsi="Calibri"/>
          <w:sz w:val="22"/>
          <w:szCs w:val="22"/>
        </w:rPr>
      </w:pPr>
    </w:p>
    <w:p w14:paraId="4901930C" w14:textId="7053ED84" w:rsidR="00120828" w:rsidRPr="007A0C3E" w:rsidRDefault="00120828"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 xml:space="preserve">The Client shall indemnify and hold STS and each STS Party harmless against any losses, claims, damages or liabilities to which they or any of them may become subject in connection with the services referred to herein and shall reimburse them for any legal or other expenses (including the cost of any investigations) reasonably incurred by them arising out of or in connection with any action or claim in connection therewith, including for the recovery of any fees to which they are otherwise entitled under this Agreement, whether or not resulting in any liability; provided, however, that the Client shall not be liable in any such case to the extent that any such loss, claim, damage or liability results from a breach of STS’ obligations hereunder or from STS’ </w:t>
      </w:r>
      <w:r w:rsidR="00284D5D">
        <w:rPr>
          <w:rFonts w:ascii="Calibri" w:hAnsi="Calibri"/>
          <w:sz w:val="22"/>
          <w:szCs w:val="22"/>
        </w:rPr>
        <w:t xml:space="preserve">judicially determined </w:t>
      </w:r>
      <w:r w:rsidRPr="007A0C3E">
        <w:rPr>
          <w:rFonts w:ascii="Calibri" w:hAnsi="Calibri"/>
          <w:sz w:val="22"/>
          <w:szCs w:val="22"/>
        </w:rPr>
        <w:t>gross negligence or willful misfeasance in performing services hereunder. The provisions of this Section shall indefinitely survive the termination of this Agreement.</w:t>
      </w:r>
    </w:p>
    <w:p w14:paraId="5C7320FA" w14:textId="77777777" w:rsidR="007F2746" w:rsidRPr="007A0C3E" w:rsidRDefault="007F2746" w:rsidP="006B2AC7">
      <w:pPr>
        <w:pStyle w:val="TextJustified"/>
        <w:keepNext/>
        <w:spacing w:before="0"/>
        <w:rPr>
          <w:rFonts w:ascii="Calibri" w:hAnsi="Calibri"/>
          <w:sz w:val="22"/>
          <w:szCs w:val="22"/>
        </w:rPr>
      </w:pPr>
    </w:p>
    <w:p w14:paraId="47C50D0F" w14:textId="77777777" w:rsidR="00755454" w:rsidRPr="007A0C3E" w:rsidRDefault="00BE4791"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STS</w:t>
      </w:r>
      <w:r w:rsidR="00701984" w:rsidRPr="007A0C3E">
        <w:rPr>
          <w:rFonts w:ascii="Calibri" w:hAnsi="Calibri"/>
          <w:sz w:val="22"/>
          <w:szCs w:val="22"/>
        </w:rPr>
        <w:t xml:space="preserve"> is an independent contractor and not an agent of Client and in no event shall </w:t>
      </w:r>
      <w:r w:rsidRPr="007A0C3E">
        <w:rPr>
          <w:rFonts w:ascii="Calibri" w:hAnsi="Calibri"/>
          <w:sz w:val="22"/>
          <w:szCs w:val="22"/>
        </w:rPr>
        <w:t>STS</w:t>
      </w:r>
      <w:r w:rsidR="00701984" w:rsidRPr="007A0C3E">
        <w:rPr>
          <w:rFonts w:ascii="Calibri" w:hAnsi="Calibri"/>
          <w:sz w:val="22"/>
          <w:szCs w:val="22"/>
        </w:rPr>
        <w:t xml:space="preserve"> have any authority to hold itself out as having the authority to bind Client.</w:t>
      </w:r>
    </w:p>
    <w:p w14:paraId="6D92C40D" w14:textId="77777777" w:rsidR="00755454" w:rsidRPr="007A0C3E" w:rsidRDefault="00755454" w:rsidP="006B2AC7">
      <w:pPr>
        <w:pStyle w:val="TextJustified"/>
        <w:spacing w:before="0"/>
        <w:rPr>
          <w:rFonts w:ascii="Calibri" w:hAnsi="Calibri"/>
          <w:sz w:val="22"/>
          <w:szCs w:val="22"/>
        </w:rPr>
      </w:pPr>
    </w:p>
    <w:p w14:paraId="32780B21" w14:textId="52ACB481" w:rsidR="005C0E14" w:rsidRPr="007A0C3E" w:rsidRDefault="00701984"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This Agreement shall terminate upon</w:t>
      </w:r>
      <w:r w:rsidR="00872C8F" w:rsidRPr="007A0C3E">
        <w:rPr>
          <w:rFonts w:ascii="Calibri" w:hAnsi="Calibri"/>
          <w:sz w:val="22"/>
          <w:szCs w:val="22"/>
        </w:rPr>
        <w:t xml:space="preserve"> </w:t>
      </w:r>
      <w:r w:rsidR="000C6E5C" w:rsidRPr="007A0C3E">
        <w:rPr>
          <w:rFonts w:ascii="Calibri" w:hAnsi="Calibri"/>
          <w:sz w:val="22"/>
          <w:szCs w:val="22"/>
        </w:rPr>
        <w:t xml:space="preserve">the expiry of a period of </w:t>
      </w:r>
      <w:r w:rsidR="006E0086" w:rsidRPr="007A0C3E">
        <w:rPr>
          <w:rFonts w:ascii="Calibri" w:hAnsi="Calibri"/>
          <w:sz w:val="22"/>
          <w:szCs w:val="22"/>
        </w:rPr>
        <w:t>90</w:t>
      </w:r>
      <w:r w:rsidRPr="007A0C3E">
        <w:rPr>
          <w:rFonts w:ascii="Calibri" w:hAnsi="Calibri"/>
          <w:sz w:val="22"/>
          <w:szCs w:val="22"/>
        </w:rPr>
        <w:t xml:space="preserve"> days </w:t>
      </w:r>
      <w:r w:rsidR="001978F3" w:rsidRPr="007A0C3E">
        <w:rPr>
          <w:rFonts w:ascii="Calibri" w:hAnsi="Calibri"/>
          <w:sz w:val="22"/>
          <w:szCs w:val="22"/>
        </w:rPr>
        <w:t xml:space="preserve">triggered by </w:t>
      </w:r>
      <w:r w:rsidR="000C6E5C" w:rsidRPr="007A0C3E">
        <w:rPr>
          <w:rFonts w:ascii="Calibri" w:hAnsi="Calibri"/>
          <w:sz w:val="22"/>
          <w:szCs w:val="22"/>
        </w:rPr>
        <w:t xml:space="preserve">a </w:t>
      </w:r>
      <w:r w:rsidR="00446C63" w:rsidRPr="007A0C3E">
        <w:rPr>
          <w:rFonts w:ascii="Calibri" w:hAnsi="Calibri"/>
          <w:sz w:val="22"/>
          <w:szCs w:val="22"/>
        </w:rPr>
        <w:t>written notice of termination</w:t>
      </w:r>
      <w:r w:rsidR="001978F3" w:rsidRPr="007A0C3E">
        <w:rPr>
          <w:rFonts w:ascii="Calibri" w:hAnsi="Calibri"/>
          <w:sz w:val="22"/>
          <w:szCs w:val="22"/>
        </w:rPr>
        <w:t xml:space="preserve"> from one party to the other</w:t>
      </w:r>
      <w:r w:rsidR="00446C63" w:rsidRPr="007A0C3E">
        <w:rPr>
          <w:rFonts w:ascii="Calibri" w:hAnsi="Calibri"/>
          <w:sz w:val="22"/>
          <w:szCs w:val="22"/>
        </w:rPr>
        <w:t>.</w:t>
      </w:r>
    </w:p>
    <w:p w14:paraId="424FB3C0" w14:textId="77777777" w:rsidR="00755454" w:rsidRPr="007A0C3E" w:rsidRDefault="00755454" w:rsidP="006B2AC7">
      <w:pPr>
        <w:pStyle w:val="TextJustified"/>
        <w:spacing w:before="0"/>
        <w:rPr>
          <w:rFonts w:ascii="Calibri" w:hAnsi="Calibri"/>
          <w:sz w:val="22"/>
          <w:szCs w:val="22"/>
        </w:rPr>
      </w:pPr>
    </w:p>
    <w:p w14:paraId="06AFA086" w14:textId="708266AD" w:rsidR="00755454" w:rsidRPr="007A0C3E" w:rsidRDefault="00701984" w:rsidP="005B464B">
      <w:pPr>
        <w:pStyle w:val="TextJustified"/>
        <w:numPr>
          <w:ilvl w:val="0"/>
          <w:numId w:val="38"/>
        </w:numPr>
        <w:spacing w:before="0"/>
        <w:ind w:left="360"/>
        <w:rPr>
          <w:rFonts w:ascii="Calibri" w:hAnsi="Calibri"/>
          <w:sz w:val="22"/>
          <w:szCs w:val="22"/>
        </w:rPr>
      </w:pPr>
      <w:r w:rsidRPr="007A0C3E">
        <w:rPr>
          <w:rFonts w:ascii="Calibri" w:hAnsi="Calibri"/>
          <w:snapToGrid w:val="0"/>
          <w:sz w:val="22"/>
          <w:szCs w:val="22"/>
        </w:rPr>
        <w:t xml:space="preserve">Client hereby authorizes </w:t>
      </w:r>
      <w:r w:rsidR="00BE4791" w:rsidRPr="007A0C3E">
        <w:rPr>
          <w:rFonts w:ascii="Calibri" w:hAnsi="Calibri"/>
          <w:snapToGrid w:val="0"/>
          <w:sz w:val="22"/>
          <w:szCs w:val="22"/>
        </w:rPr>
        <w:t>STS</w:t>
      </w:r>
      <w:r w:rsidRPr="007A0C3E">
        <w:rPr>
          <w:rFonts w:ascii="Calibri" w:hAnsi="Calibri"/>
          <w:snapToGrid w:val="0"/>
          <w:sz w:val="22"/>
          <w:szCs w:val="22"/>
        </w:rPr>
        <w:t xml:space="preserve"> and it</w:t>
      </w:r>
      <w:r w:rsidR="00102AFB" w:rsidRPr="007A0C3E">
        <w:rPr>
          <w:rFonts w:ascii="Calibri" w:hAnsi="Calibri"/>
          <w:snapToGrid w:val="0"/>
          <w:sz w:val="22"/>
          <w:szCs w:val="22"/>
        </w:rPr>
        <w:t>s</w:t>
      </w:r>
      <w:r w:rsidRPr="007A0C3E">
        <w:rPr>
          <w:rFonts w:ascii="Calibri" w:hAnsi="Calibri"/>
          <w:snapToGrid w:val="0"/>
          <w:sz w:val="22"/>
          <w:szCs w:val="22"/>
        </w:rPr>
        <w:t xml:space="preserve"> agents to disclose to any </w:t>
      </w:r>
      <w:r w:rsidR="00E77924" w:rsidRPr="007A0C3E">
        <w:rPr>
          <w:rFonts w:ascii="Calibri" w:hAnsi="Calibri"/>
          <w:sz w:val="22"/>
          <w:szCs w:val="22"/>
        </w:rPr>
        <w:t>Third Party</w:t>
      </w:r>
      <w:r w:rsidRPr="007A0C3E">
        <w:rPr>
          <w:rFonts w:ascii="Calibri" w:hAnsi="Calibri"/>
          <w:snapToGrid w:val="0"/>
          <w:sz w:val="22"/>
          <w:szCs w:val="22"/>
        </w:rPr>
        <w:t xml:space="preserve"> all information, written or verbal, disclosed by Client to </w:t>
      </w:r>
      <w:r w:rsidR="00BE4791" w:rsidRPr="007A0C3E">
        <w:rPr>
          <w:rFonts w:ascii="Calibri" w:hAnsi="Calibri"/>
          <w:snapToGrid w:val="0"/>
          <w:sz w:val="22"/>
          <w:szCs w:val="22"/>
        </w:rPr>
        <w:t>STS</w:t>
      </w:r>
      <w:r w:rsidRPr="007A0C3E">
        <w:rPr>
          <w:rFonts w:ascii="Calibri" w:hAnsi="Calibri"/>
          <w:snapToGrid w:val="0"/>
          <w:sz w:val="22"/>
          <w:szCs w:val="22"/>
        </w:rPr>
        <w:t xml:space="preserve"> for the purposes of </w:t>
      </w:r>
      <w:r w:rsidR="00D634AB" w:rsidRPr="007A0C3E">
        <w:rPr>
          <w:rFonts w:ascii="Calibri" w:hAnsi="Calibri"/>
          <w:snapToGrid w:val="0"/>
          <w:sz w:val="22"/>
          <w:szCs w:val="22"/>
        </w:rPr>
        <w:t>providing any introduction to a third party or the Advisory Services</w:t>
      </w:r>
      <w:r w:rsidRPr="007A0C3E">
        <w:rPr>
          <w:rFonts w:ascii="Calibri" w:hAnsi="Calibri"/>
          <w:snapToGrid w:val="0"/>
          <w:sz w:val="22"/>
          <w:szCs w:val="22"/>
        </w:rPr>
        <w:t xml:space="preserve">. </w:t>
      </w:r>
    </w:p>
    <w:p w14:paraId="1AADEB01" w14:textId="77777777" w:rsidR="00755454" w:rsidRPr="007A0C3E" w:rsidRDefault="00755454" w:rsidP="006B2AC7">
      <w:pPr>
        <w:pStyle w:val="Heading1"/>
        <w:keepNext w:val="0"/>
        <w:jc w:val="both"/>
        <w:rPr>
          <w:rFonts w:ascii="Calibri" w:hAnsi="Calibri"/>
          <w:b w:val="0"/>
          <w:i w:val="0"/>
          <w:sz w:val="22"/>
          <w:szCs w:val="22"/>
        </w:rPr>
      </w:pPr>
    </w:p>
    <w:p w14:paraId="1D1D534B" w14:textId="77777777" w:rsidR="00755454" w:rsidRPr="007A0C3E" w:rsidRDefault="00701984" w:rsidP="005B464B">
      <w:pPr>
        <w:pStyle w:val="TextJustified"/>
        <w:numPr>
          <w:ilvl w:val="0"/>
          <w:numId w:val="38"/>
        </w:numPr>
        <w:spacing w:before="0"/>
        <w:ind w:left="360"/>
        <w:rPr>
          <w:rFonts w:ascii="Calibri" w:hAnsi="Calibri"/>
          <w:sz w:val="22"/>
          <w:szCs w:val="22"/>
        </w:rPr>
      </w:pPr>
      <w:r w:rsidRPr="007A0C3E">
        <w:rPr>
          <w:rFonts w:ascii="Calibri" w:hAnsi="Calibri"/>
          <w:sz w:val="22"/>
          <w:szCs w:val="22"/>
        </w:rPr>
        <w:t>This Agreement embodies the entire agreement of the parties with respect to the subject matter herein and there are no additional terms, conditions, representations, inducements and/or warranties of any kind or nature whatsoever existing between the parties other than as contemplated herein.</w:t>
      </w:r>
    </w:p>
    <w:p w14:paraId="09111421" w14:textId="77777777" w:rsidR="00755454" w:rsidRPr="007A0C3E" w:rsidRDefault="00755454" w:rsidP="006B2AC7">
      <w:pPr>
        <w:pStyle w:val="TextJustified"/>
        <w:spacing w:before="0"/>
        <w:rPr>
          <w:rFonts w:ascii="Calibri" w:hAnsi="Calibri"/>
          <w:sz w:val="22"/>
          <w:szCs w:val="22"/>
        </w:rPr>
      </w:pPr>
    </w:p>
    <w:p w14:paraId="6F3DEC15" w14:textId="77777777" w:rsidR="00755454" w:rsidRPr="007A0C3E" w:rsidRDefault="00701984" w:rsidP="005B464B">
      <w:pPr>
        <w:pStyle w:val="Heading1"/>
        <w:numPr>
          <w:ilvl w:val="0"/>
          <w:numId w:val="38"/>
        </w:numPr>
        <w:ind w:left="360"/>
        <w:jc w:val="both"/>
        <w:rPr>
          <w:rFonts w:ascii="Calibri" w:hAnsi="Calibri"/>
          <w:b w:val="0"/>
          <w:i w:val="0"/>
          <w:sz w:val="22"/>
          <w:szCs w:val="22"/>
        </w:rPr>
      </w:pPr>
      <w:r w:rsidRPr="007A0C3E">
        <w:rPr>
          <w:rFonts w:ascii="Calibri" w:hAnsi="Calibri"/>
          <w:b w:val="0"/>
          <w:i w:val="0"/>
          <w:sz w:val="22"/>
          <w:szCs w:val="22"/>
        </w:rPr>
        <w:t xml:space="preserve">Client may not assign this Agreement or any right or obligation hereunder without the prior written consent of </w:t>
      </w:r>
      <w:r w:rsidR="00BE4791" w:rsidRPr="007A0C3E">
        <w:rPr>
          <w:rFonts w:ascii="Calibri" w:hAnsi="Calibri"/>
          <w:b w:val="0"/>
          <w:i w:val="0"/>
          <w:sz w:val="22"/>
          <w:szCs w:val="22"/>
        </w:rPr>
        <w:t>STS</w:t>
      </w:r>
      <w:r w:rsidRPr="007A0C3E">
        <w:rPr>
          <w:rFonts w:ascii="Calibri" w:hAnsi="Calibri"/>
          <w:b w:val="0"/>
          <w:i w:val="0"/>
          <w:sz w:val="22"/>
          <w:szCs w:val="22"/>
        </w:rPr>
        <w:t xml:space="preserve">.  </w:t>
      </w:r>
      <w:r w:rsidR="00BE4791" w:rsidRPr="007A0C3E">
        <w:rPr>
          <w:rFonts w:ascii="Calibri" w:hAnsi="Calibri"/>
          <w:b w:val="0"/>
          <w:i w:val="0"/>
          <w:sz w:val="22"/>
          <w:szCs w:val="22"/>
        </w:rPr>
        <w:t>STS</w:t>
      </w:r>
      <w:r w:rsidRPr="007A0C3E">
        <w:rPr>
          <w:rFonts w:ascii="Calibri" w:hAnsi="Calibri"/>
          <w:b w:val="0"/>
          <w:i w:val="0"/>
          <w:sz w:val="22"/>
          <w:szCs w:val="22"/>
        </w:rPr>
        <w:t xml:space="preserve"> may assign any of its rights and obligations hereunder to any affiliate of </w:t>
      </w:r>
      <w:r w:rsidR="00BE4791" w:rsidRPr="007A0C3E">
        <w:rPr>
          <w:rFonts w:ascii="Calibri" w:hAnsi="Calibri"/>
          <w:b w:val="0"/>
          <w:i w:val="0"/>
          <w:sz w:val="22"/>
          <w:szCs w:val="22"/>
        </w:rPr>
        <w:t>STS</w:t>
      </w:r>
      <w:r w:rsidRPr="007A0C3E">
        <w:rPr>
          <w:rFonts w:ascii="Calibri" w:hAnsi="Calibri"/>
          <w:b w:val="0"/>
          <w:i w:val="0"/>
          <w:sz w:val="22"/>
          <w:szCs w:val="22"/>
        </w:rPr>
        <w:t xml:space="preserve">.  Any assignment done in contravention of this section </w:t>
      </w:r>
      <w:r w:rsidR="007A7506" w:rsidRPr="007A0C3E">
        <w:rPr>
          <w:rFonts w:ascii="Calibri" w:hAnsi="Calibri"/>
          <w:b w:val="0"/>
          <w:i w:val="0"/>
          <w:sz w:val="22"/>
          <w:szCs w:val="22"/>
        </w:rPr>
        <w:t xml:space="preserve">shall be </w:t>
      </w:r>
      <w:r w:rsidRPr="007A0C3E">
        <w:rPr>
          <w:rFonts w:ascii="Calibri" w:hAnsi="Calibri"/>
          <w:b w:val="0"/>
          <w:i w:val="0"/>
          <w:sz w:val="22"/>
          <w:szCs w:val="22"/>
        </w:rPr>
        <w:t>null and void.</w:t>
      </w:r>
    </w:p>
    <w:p w14:paraId="3596E760" w14:textId="77777777" w:rsidR="00755454" w:rsidRPr="007A0C3E" w:rsidRDefault="00755454" w:rsidP="006B2AC7">
      <w:pPr>
        <w:pStyle w:val="TextLeft"/>
        <w:jc w:val="both"/>
        <w:rPr>
          <w:rFonts w:ascii="Calibri" w:hAnsi="Calibri"/>
          <w:sz w:val="22"/>
          <w:szCs w:val="22"/>
          <w:lang w:val="en-US"/>
        </w:rPr>
      </w:pPr>
    </w:p>
    <w:p w14:paraId="7937308D" w14:textId="77777777" w:rsidR="007E72C5" w:rsidRPr="007A0C3E" w:rsidRDefault="00701984" w:rsidP="005B464B">
      <w:pPr>
        <w:numPr>
          <w:ilvl w:val="0"/>
          <w:numId w:val="38"/>
        </w:numPr>
        <w:ind w:left="357" w:hanging="357"/>
        <w:jc w:val="both"/>
        <w:rPr>
          <w:rFonts w:ascii="Calibri" w:hAnsi="Calibri"/>
          <w:szCs w:val="22"/>
          <w:lang w:val="en-CA" w:eastAsia="en-CA"/>
        </w:rPr>
      </w:pPr>
      <w:r w:rsidRPr="007A0C3E">
        <w:rPr>
          <w:rFonts w:ascii="Calibri" w:hAnsi="Calibri"/>
          <w:szCs w:val="22"/>
          <w:lang w:val="en-CA" w:eastAsia="en-CA"/>
        </w:rPr>
        <w:t xml:space="preserve">Any notice, invoice, or any other communication under this Agreement </w:t>
      </w:r>
      <w:r w:rsidR="007A7506" w:rsidRPr="007A0C3E">
        <w:rPr>
          <w:rFonts w:ascii="Calibri" w:hAnsi="Calibri"/>
          <w:szCs w:val="22"/>
          <w:lang w:val="en-CA" w:eastAsia="en-CA"/>
        </w:rPr>
        <w:t xml:space="preserve">shall </w:t>
      </w:r>
      <w:r w:rsidRPr="007A0C3E">
        <w:rPr>
          <w:rFonts w:ascii="Calibri" w:hAnsi="Calibri"/>
          <w:szCs w:val="22"/>
          <w:lang w:val="en-CA" w:eastAsia="en-CA"/>
        </w:rPr>
        <w:t>be sent by email or by fax to the following person at the following addresses or such other person or addresses which either party may from time to time notify the other in writing:</w:t>
      </w:r>
    </w:p>
    <w:p w14:paraId="554E99E4" w14:textId="77777777" w:rsidR="007E72C5" w:rsidRDefault="007E72C5" w:rsidP="006B2AC7">
      <w:pPr>
        <w:ind w:left="720"/>
        <w:rPr>
          <w:rFonts w:ascii="Calibri" w:hAnsi="Calibri"/>
          <w:szCs w:val="22"/>
          <w:lang w:val="en-CA" w:eastAsia="en-CA"/>
        </w:rPr>
      </w:pPr>
    </w:p>
    <w:p w14:paraId="50B5BE9E" w14:textId="77777777" w:rsidR="0095344B" w:rsidRPr="007A0C3E" w:rsidRDefault="0095344B" w:rsidP="006B2AC7">
      <w:pPr>
        <w:ind w:left="720"/>
        <w:rPr>
          <w:rFonts w:ascii="Calibri" w:hAnsi="Calibri"/>
          <w:szCs w:val="22"/>
          <w:lang w:val="en-CA" w:eastAsia="en-CA"/>
        </w:rPr>
      </w:pPr>
    </w:p>
    <w:p w14:paraId="4372A5A8" w14:textId="77777777" w:rsidR="007E72C5" w:rsidRPr="007A0C3E" w:rsidRDefault="007A7506" w:rsidP="006B2AC7">
      <w:pPr>
        <w:ind w:firstLine="360"/>
        <w:jc w:val="both"/>
        <w:rPr>
          <w:rFonts w:ascii="Calibri" w:hAnsi="Calibri"/>
          <w:szCs w:val="22"/>
          <w:lang w:eastAsia="en-CA"/>
        </w:rPr>
      </w:pPr>
      <w:r w:rsidRPr="007A0C3E">
        <w:rPr>
          <w:rFonts w:ascii="Calibri" w:hAnsi="Calibri"/>
          <w:szCs w:val="22"/>
          <w:lang w:eastAsia="en-CA"/>
        </w:rPr>
        <w:t>for the Client:</w:t>
      </w:r>
    </w:p>
    <w:p w14:paraId="2049F21A" w14:textId="77777777" w:rsidR="00C90E35" w:rsidRPr="007A0C3E" w:rsidRDefault="00C90E35" w:rsidP="006B2AC7">
      <w:pPr>
        <w:ind w:firstLine="360"/>
        <w:jc w:val="both"/>
        <w:rPr>
          <w:rFonts w:ascii="Calibri" w:hAnsi="Calibri"/>
          <w:szCs w:val="22"/>
          <w:lang w:eastAsia="en-CA"/>
        </w:rPr>
      </w:pPr>
    </w:p>
    <w:p w14:paraId="4FD9A1A4" w14:textId="281460D6" w:rsidR="00A90037" w:rsidRPr="007A0C3E" w:rsidRDefault="00A90037" w:rsidP="006B2AC7">
      <w:pPr>
        <w:ind w:left="720" w:firstLine="720"/>
        <w:rPr>
          <w:rFonts w:asciiTheme="minorHAnsi" w:hAnsiTheme="minorHAnsi"/>
          <w:b/>
          <w:szCs w:val="22"/>
          <w:lang w:val="en-CA" w:eastAsia="en-CA"/>
        </w:rPr>
      </w:pPr>
      <w:r w:rsidRPr="007A0C3E">
        <w:rPr>
          <w:rFonts w:asciiTheme="minorHAnsi" w:hAnsiTheme="minorHAnsi"/>
          <w:b/>
          <w:szCs w:val="22"/>
          <w:lang w:val="en-CA" w:eastAsia="en-CA"/>
        </w:rPr>
        <w:t>Attention:</w:t>
      </w:r>
      <w:r w:rsidR="007A0C3E">
        <w:rPr>
          <w:rFonts w:asciiTheme="minorHAnsi" w:hAnsiTheme="minorHAnsi"/>
          <w:b/>
          <w:szCs w:val="22"/>
          <w:lang w:val="en-CA" w:eastAsia="en-CA"/>
        </w:rPr>
        <w:tab/>
      </w:r>
      <w:sdt>
        <w:sdtPr>
          <w:rPr>
            <w:rFonts w:asciiTheme="minorHAnsi" w:hAnsiTheme="minorHAnsi"/>
            <w:bCs/>
            <w:szCs w:val="22"/>
            <w:lang w:val="en-CA" w:eastAsia="en-CA"/>
          </w:rPr>
          <w:id w:val="295881499"/>
          <w:placeholder>
            <w:docPart w:val="DefaultPlaceholder_-1854013440"/>
          </w:placeholder>
          <w15:webExtensionCreated/>
        </w:sdtPr>
        <w:sdtEndPr/>
        <w:sdtContent>
          <w:r w:rsidR="007A0C3E" w:rsidRPr="007A0C3E">
            <w:rPr>
              <w:rFonts w:asciiTheme="minorHAnsi" w:hAnsiTheme="minorHAnsi"/>
              <w:bCs/>
              <w:szCs w:val="22"/>
              <w:lang w:val="en-CA" w:eastAsia="en-CA"/>
            </w:rPr>
            <w:t>Tim Latimer</w:t>
          </w:r>
        </w:sdtContent>
      </w:sdt>
      <w:r w:rsidRPr="007A0C3E">
        <w:rPr>
          <w:rFonts w:asciiTheme="minorHAnsi" w:hAnsiTheme="minorHAnsi"/>
          <w:bCs/>
          <w:szCs w:val="22"/>
          <w:lang w:val="en-CA" w:eastAsia="en-CA"/>
        </w:rPr>
        <w:tab/>
      </w:r>
    </w:p>
    <w:p w14:paraId="6B1AF461" w14:textId="113583F5" w:rsidR="00134C28" w:rsidRPr="007A0C3E" w:rsidRDefault="00A90037" w:rsidP="006B2AC7">
      <w:pPr>
        <w:ind w:left="720" w:firstLine="720"/>
        <w:rPr>
          <w:rFonts w:asciiTheme="minorHAnsi" w:hAnsiTheme="minorHAnsi"/>
          <w:bCs/>
          <w:szCs w:val="22"/>
          <w:lang w:val="en-CA" w:eastAsia="en-CA"/>
        </w:rPr>
      </w:pPr>
      <w:r w:rsidRPr="007A0C3E">
        <w:rPr>
          <w:rFonts w:asciiTheme="minorHAnsi" w:hAnsiTheme="minorHAnsi"/>
          <w:b/>
          <w:bCs/>
          <w:szCs w:val="22"/>
          <w:lang w:val="en-CA" w:eastAsia="en-CA"/>
        </w:rPr>
        <w:t>Email:</w:t>
      </w:r>
      <w:r w:rsidRPr="007A0C3E">
        <w:rPr>
          <w:rFonts w:asciiTheme="minorHAnsi" w:hAnsiTheme="minorHAnsi"/>
          <w:b/>
          <w:bCs/>
          <w:szCs w:val="22"/>
          <w:lang w:val="en-CA" w:eastAsia="en-CA"/>
        </w:rPr>
        <w:tab/>
      </w:r>
      <w:r w:rsidRPr="007A0C3E">
        <w:rPr>
          <w:rFonts w:asciiTheme="minorHAnsi" w:hAnsiTheme="minorHAnsi"/>
          <w:bCs/>
          <w:szCs w:val="22"/>
          <w:lang w:val="en-CA" w:eastAsia="en-CA"/>
        </w:rPr>
        <w:tab/>
      </w:r>
      <w:sdt>
        <w:sdtPr>
          <w:rPr>
            <w:rFonts w:asciiTheme="minorHAnsi" w:hAnsiTheme="minorHAnsi"/>
            <w:bCs/>
            <w:szCs w:val="22"/>
            <w:lang w:val="en-CA" w:eastAsia="en-CA"/>
          </w:rPr>
          <w:id w:val="1995379012"/>
          <w:placeholder>
            <w:docPart w:val="DefaultPlaceholder_-1854013440"/>
          </w:placeholder>
          <w15:webExtensionCreated/>
        </w:sdtPr>
        <w:sdtEndPr/>
        <w:sdtContent>
          <w:r w:rsidR="007A0C3E">
            <w:rPr>
              <w:rFonts w:asciiTheme="minorHAnsi" w:hAnsiTheme="minorHAnsi"/>
              <w:bCs/>
              <w:szCs w:val="22"/>
              <w:lang w:val="en-CA" w:eastAsia="en-CA"/>
            </w:rPr>
            <w:t>tim@businessasaforceforgood.ca</w:t>
          </w:r>
        </w:sdtContent>
      </w:sdt>
    </w:p>
    <w:p w14:paraId="041E2B59" w14:textId="77777777" w:rsidR="00075C0E" w:rsidRPr="007A0C3E" w:rsidRDefault="00075C0E" w:rsidP="006B2AC7">
      <w:pPr>
        <w:keepNext/>
        <w:keepLines/>
        <w:ind w:firstLine="360"/>
        <w:rPr>
          <w:rFonts w:asciiTheme="minorHAnsi" w:hAnsiTheme="minorHAnsi"/>
          <w:szCs w:val="22"/>
          <w:lang w:val="en-CA" w:eastAsia="en-CA"/>
        </w:rPr>
      </w:pPr>
    </w:p>
    <w:p w14:paraId="14719D6C" w14:textId="77777777" w:rsidR="007E72C5" w:rsidRPr="007A0C3E" w:rsidRDefault="00701984" w:rsidP="006B2AC7">
      <w:pPr>
        <w:keepNext/>
        <w:keepLines/>
        <w:ind w:firstLine="360"/>
        <w:rPr>
          <w:rFonts w:ascii="Calibri" w:hAnsi="Calibri"/>
          <w:szCs w:val="22"/>
          <w:lang w:val="en-CA" w:eastAsia="en-CA"/>
        </w:rPr>
      </w:pPr>
      <w:r w:rsidRPr="007A0C3E">
        <w:rPr>
          <w:rFonts w:ascii="Calibri" w:hAnsi="Calibri"/>
          <w:szCs w:val="22"/>
          <w:lang w:val="en-CA" w:eastAsia="en-CA"/>
        </w:rPr>
        <w:t xml:space="preserve">for </w:t>
      </w:r>
      <w:r w:rsidR="00BE4791" w:rsidRPr="007A0C3E">
        <w:rPr>
          <w:rFonts w:ascii="Calibri" w:hAnsi="Calibri"/>
          <w:szCs w:val="22"/>
          <w:lang w:val="en-CA" w:eastAsia="en-CA"/>
        </w:rPr>
        <w:t>STS</w:t>
      </w:r>
      <w:r w:rsidR="006311BF" w:rsidRPr="007A0C3E">
        <w:rPr>
          <w:rFonts w:ascii="Calibri" w:hAnsi="Calibri"/>
          <w:szCs w:val="22"/>
          <w:lang w:val="en-CA" w:eastAsia="en-CA"/>
        </w:rPr>
        <w:t>:</w:t>
      </w:r>
    </w:p>
    <w:p w14:paraId="65B0F287" w14:textId="77777777" w:rsidR="00855E8D" w:rsidRPr="007A0C3E" w:rsidRDefault="00855E8D" w:rsidP="006B2AC7">
      <w:pPr>
        <w:keepNext/>
        <w:keepLines/>
        <w:ind w:firstLine="360"/>
        <w:rPr>
          <w:rFonts w:ascii="Calibri" w:hAnsi="Calibri"/>
          <w:szCs w:val="22"/>
          <w:lang w:val="en-CA" w:eastAsia="en-CA"/>
        </w:rPr>
      </w:pPr>
    </w:p>
    <w:p w14:paraId="50550B05" w14:textId="537F55C6" w:rsidR="00A90037" w:rsidRPr="00897B50" w:rsidRDefault="00A90037" w:rsidP="006B2AC7">
      <w:pPr>
        <w:ind w:left="720" w:firstLine="720"/>
        <w:rPr>
          <w:rFonts w:ascii="Calibri" w:hAnsi="Calibri"/>
          <w:bCs/>
          <w:szCs w:val="22"/>
          <w:lang w:val="en-CA" w:eastAsia="en-CA"/>
        </w:rPr>
      </w:pPr>
      <w:r w:rsidRPr="007A0C3E">
        <w:rPr>
          <w:rFonts w:ascii="Calibri" w:hAnsi="Calibri"/>
          <w:b/>
          <w:szCs w:val="22"/>
          <w:lang w:val="en-CA" w:eastAsia="en-CA"/>
        </w:rPr>
        <w:t>Attention:</w:t>
      </w:r>
      <w:r w:rsidRPr="007A0C3E">
        <w:rPr>
          <w:rFonts w:ascii="Calibri" w:hAnsi="Calibri"/>
          <w:b/>
          <w:szCs w:val="22"/>
          <w:lang w:val="en-CA" w:eastAsia="en-CA"/>
        </w:rPr>
        <w:tab/>
      </w:r>
      <w:r w:rsidR="00B05734">
        <w:rPr>
          <w:rFonts w:ascii="Calibri" w:hAnsi="Calibri"/>
          <w:bCs/>
          <w:szCs w:val="22"/>
          <w:lang w:val="en-CA" w:eastAsia="en-CA"/>
        </w:rPr>
        <w:t>Legal Counsel</w:t>
      </w:r>
    </w:p>
    <w:p w14:paraId="6994A0D2" w14:textId="45D8DC72" w:rsidR="00A90037" w:rsidRPr="007A0C3E" w:rsidRDefault="00A90037" w:rsidP="006B2AC7">
      <w:pPr>
        <w:ind w:left="720" w:firstLine="720"/>
        <w:rPr>
          <w:rFonts w:ascii="Calibri" w:hAnsi="Calibri"/>
          <w:b/>
          <w:szCs w:val="22"/>
          <w:lang w:val="en-CA" w:eastAsia="en-CA"/>
        </w:rPr>
      </w:pPr>
      <w:r w:rsidRPr="007A0C3E">
        <w:rPr>
          <w:rFonts w:ascii="Calibri" w:hAnsi="Calibri"/>
          <w:b/>
          <w:bCs/>
          <w:szCs w:val="22"/>
          <w:lang w:val="en-CA" w:eastAsia="en-CA"/>
        </w:rPr>
        <w:t>Email:</w:t>
      </w:r>
      <w:r w:rsidRPr="007A0C3E">
        <w:rPr>
          <w:rFonts w:ascii="Calibri" w:hAnsi="Calibri"/>
          <w:b/>
          <w:bCs/>
          <w:szCs w:val="22"/>
          <w:lang w:val="en-CA" w:eastAsia="en-CA"/>
        </w:rPr>
        <w:tab/>
      </w:r>
      <w:r w:rsidRPr="007A0C3E">
        <w:rPr>
          <w:rFonts w:ascii="Calibri" w:hAnsi="Calibri"/>
          <w:bCs/>
          <w:szCs w:val="22"/>
          <w:lang w:val="en-CA" w:eastAsia="en-CA"/>
        </w:rPr>
        <w:tab/>
      </w:r>
      <w:r w:rsidR="00EA226A">
        <w:rPr>
          <w:rFonts w:ascii="Calibri" w:hAnsi="Calibri"/>
          <w:bCs/>
          <w:szCs w:val="22"/>
          <w:lang w:val="en-CA" w:eastAsia="en-CA"/>
        </w:rPr>
        <w:t>‌</w:t>
      </w:r>
      <w:r w:rsidR="00B05734">
        <w:rPr>
          <w:rFonts w:ascii="Calibri" w:hAnsi="Calibri"/>
          <w:bCs/>
          <w:szCs w:val="22"/>
          <w:lang w:val="en-CA" w:eastAsia="en-CA"/>
        </w:rPr>
        <w:t>legal@stscapital.com</w:t>
      </w:r>
    </w:p>
    <w:p w14:paraId="05EA889C" w14:textId="77777777" w:rsidR="00755454" w:rsidRPr="007A0C3E" w:rsidRDefault="00755454" w:rsidP="006B2AC7">
      <w:pPr>
        <w:pStyle w:val="TextLeft"/>
        <w:rPr>
          <w:rFonts w:ascii="Calibri" w:hAnsi="Calibri"/>
          <w:b/>
          <w:sz w:val="22"/>
          <w:szCs w:val="22"/>
        </w:rPr>
      </w:pPr>
    </w:p>
    <w:p w14:paraId="118786DE" w14:textId="050E39D6" w:rsidR="005821C7" w:rsidRPr="007A0C3E" w:rsidRDefault="00701984" w:rsidP="005B464B">
      <w:pPr>
        <w:pStyle w:val="Heading1"/>
        <w:numPr>
          <w:ilvl w:val="0"/>
          <w:numId w:val="38"/>
        </w:numPr>
        <w:ind w:left="360"/>
        <w:jc w:val="both"/>
        <w:rPr>
          <w:rFonts w:ascii="Calibri" w:hAnsi="Calibri"/>
          <w:b w:val="0"/>
          <w:i w:val="0"/>
          <w:sz w:val="22"/>
          <w:szCs w:val="22"/>
        </w:rPr>
      </w:pPr>
      <w:r w:rsidRPr="007A0C3E">
        <w:rPr>
          <w:rFonts w:ascii="Calibri" w:hAnsi="Calibri"/>
          <w:b w:val="0"/>
          <w:i w:val="0"/>
          <w:sz w:val="22"/>
          <w:szCs w:val="22"/>
        </w:rPr>
        <w:t xml:space="preserve">This Agreement is governed by and construed in accordance with the laws of </w:t>
      </w:r>
      <w:r w:rsidR="007A0C3E">
        <w:rPr>
          <w:rFonts w:ascii="Calibri" w:hAnsi="Calibri"/>
          <w:b w:val="0"/>
          <w:i w:val="0"/>
          <w:sz w:val="22"/>
          <w:szCs w:val="22"/>
        </w:rPr>
        <w:t>the State of New York</w:t>
      </w:r>
      <w:r w:rsidR="00B1131F" w:rsidRPr="007A0C3E">
        <w:rPr>
          <w:rFonts w:ascii="Calibri" w:hAnsi="Calibri"/>
          <w:b w:val="0"/>
          <w:i w:val="0"/>
          <w:sz w:val="22"/>
          <w:szCs w:val="22"/>
        </w:rPr>
        <w:t>.</w:t>
      </w:r>
      <w:r w:rsidRPr="007A0C3E">
        <w:rPr>
          <w:rFonts w:ascii="Calibri" w:hAnsi="Calibri"/>
          <w:b w:val="0"/>
          <w:i w:val="0"/>
          <w:sz w:val="22"/>
          <w:szCs w:val="22"/>
        </w:rPr>
        <w:t xml:space="preserve">  Each party irrevocably submits to the non-exclusive</w:t>
      </w:r>
      <w:r w:rsidR="00B1131F" w:rsidRPr="007A0C3E">
        <w:rPr>
          <w:rFonts w:ascii="Calibri" w:hAnsi="Calibri"/>
          <w:b w:val="0"/>
          <w:i w:val="0"/>
          <w:sz w:val="22"/>
          <w:szCs w:val="22"/>
        </w:rPr>
        <w:t xml:space="preserve"> jurisdiction of the courts of </w:t>
      </w:r>
      <w:r w:rsidR="007A0C3E">
        <w:rPr>
          <w:rFonts w:ascii="Calibri" w:hAnsi="Calibri"/>
          <w:b w:val="0"/>
          <w:i w:val="0"/>
          <w:sz w:val="22"/>
          <w:szCs w:val="22"/>
        </w:rPr>
        <w:t xml:space="preserve">the State of New York </w:t>
      </w:r>
      <w:r w:rsidRPr="007A0C3E">
        <w:rPr>
          <w:rFonts w:ascii="Calibri" w:hAnsi="Calibri"/>
          <w:b w:val="0"/>
          <w:i w:val="0"/>
          <w:sz w:val="22"/>
          <w:szCs w:val="22"/>
        </w:rPr>
        <w:t xml:space="preserve">and Client hereby irrevocably submits to the non-exclusive jurisdiction of each such court and acknowledges its competence.  Client agrees that a final judgment against it in any such legal proceeding will be conclusive and may be enforced in any other jurisdiction by suit on the judgment or by such other means provided by law over any action or proceeding arising out of or relating to this Agreement.  </w:t>
      </w:r>
      <w:r w:rsidR="003D63F2" w:rsidRPr="007A0C3E">
        <w:rPr>
          <w:rFonts w:ascii="Calibri" w:hAnsi="Calibri"/>
          <w:b w:val="0"/>
          <w:i w:val="0"/>
          <w:sz w:val="22"/>
          <w:szCs w:val="22"/>
        </w:rPr>
        <w:t xml:space="preserve">Each party hereby irrevocably waives, to the fullest extent permitted by applicable law, </w:t>
      </w:r>
      <w:proofErr w:type="gramStart"/>
      <w:r w:rsidR="003D63F2" w:rsidRPr="007A0C3E">
        <w:rPr>
          <w:rFonts w:ascii="Calibri" w:hAnsi="Calibri"/>
          <w:b w:val="0"/>
          <w:i w:val="0"/>
          <w:sz w:val="22"/>
          <w:szCs w:val="22"/>
        </w:rPr>
        <w:t>any and all</w:t>
      </w:r>
      <w:proofErr w:type="gramEnd"/>
      <w:r w:rsidR="003D63F2" w:rsidRPr="007A0C3E">
        <w:rPr>
          <w:rFonts w:ascii="Calibri" w:hAnsi="Calibri"/>
          <w:b w:val="0"/>
          <w:i w:val="0"/>
          <w:sz w:val="22"/>
          <w:szCs w:val="22"/>
        </w:rPr>
        <w:t xml:space="preserve"> rights to trial by jury in any legal proceeding arising out of or relating to this </w:t>
      </w:r>
      <w:r w:rsidR="00D634AB" w:rsidRPr="007A0C3E">
        <w:rPr>
          <w:rFonts w:ascii="Calibri" w:hAnsi="Calibri"/>
          <w:b w:val="0"/>
          <w:i w:val="0"/>
          <w:sz w:val="22"/>
          <w:szCs w:val="22"/>
        </w:rPr>
        <w:t>A</w:t>
      </w:r>
      <w:r w:rsidR="003D63F2" w:rsidRPr="007A0C3E">
        <w:rPr>
          <w:rFonts w:ascii="Calibri" w:hAnsi="Calibri"/>
          <w:b w:val="0"/>
          <w:i w:val="0"/>
          <w:sz w:val="22"/>
          <w:szCs w:val="22"/>
        </w:rPr>
        <w:t xml:space="preserve">greement or the </w:t>
      </w:r>
      <w:r w:rsidR="009F305D" w:rsidRPr="007A0C3E">
        <w:rPr>
          <w:rFonts w:ascii="Calibri" w:hAnsi="Calibri"/>
          <w:b w:val="0"/>
          <w:i w:val="0"/>
          <w:sz w:val="22"/>
          <w:szCs w:val="22"/>
        </w:rPr>
        <w:t>Transaction</w:t>
      </w:r>
      <w:r w:rsidR="003D63F2" w:rsidRPr="007A0C3E">
        <w:rPr>
          <w:rFonts w:ascii="Calibri" w:hAnsi="Calibri"/>
          <w:b w:val="0"/>
          <w:i w:val="0"/>
          <w:sz w:val="22"/>
          <w:szCs w:val="22"/>
        </w:rPr>
        <w:t xml:space="preserve">s contemplated herein.  </w:t>
      </w:r>
    </w:p>
    <w:p w14:paraId="174D9CFC" w14:textId="77777777" w:rsidR="00AC68A3" w:rsidRPr="007A0C3E" w:rsidRDefault="00AC68A3" w:rsidP="006B2AC7">
      <w:pPr>
        <w:pStyle w:val="TextLeft"/>
        <w:tabs>
          <w:tab w:val="left" w:pos="5040"/>
        </w:tabs>
        <w:rPr>
          <w:rFonts w:ascii="Calibri" w:hAnsi="Calibri"/>
          <w:sz w:val="22"/>
          <w:szCs w:val="22"/>
        </w:rPr>
      </w:pPr>
    </w:p>
    <w:p w14:paraId="178C3B14" w14:textId="21C01CF7" w:rsidR="00DF7019" w:rsidRPr="007A0C3E" w:rsidRDefault="00EC0681" w:rsidP="005B464B">
      <w:pPr>
        <w:numPr>
          <w:ilvl w:val="0"/>
          <w:numId w:val="38"/>
        </w:numPr>
        <w:tabs>
          <w:tab w:val="num" w:pos="540"/>
        </w:tabs>
        <w:ind w:left="426" w:hanging="426"/>
        <w:jc w:val="both"/>
        <w:rPr>
          <w:rFonts w:ascii="Calibri" w:hAnsi="Calibri"/>
          <w:b/>
          <w:szCs w:val="22"/>
        </w:rPr>
      </w:pPr>
      <w:r w:rsidRPr="007A0C3E">
        <w:rPr>
          <w:rFonts w:ascii="Calibri" w:hAnsi="Calibri"/>
          <w:szCs w:val="22"/>
        </w:rPr>
        <w:t>Unless otherwise indicated, a</w:t>
      </w:r>
      <w:r w:rsidR="00483717" w:rsidRPr="007A0C3E">
        <w:rPr>
          <w:rFonts w:ascii="Calibri" w:hAnsi="Calibri"/>
          <w:szCs w:val="22"/>
        </w:rPr>
        <w:t xml:space="preserve">ll </w:t>
      </w:r>
      <w:r w:rsidR="00DF7019" w:rsidRPr="007A0C3E">
        <w:rPr>
          <w:rFonts w:ascii="Calibri" w:hAnsi="Calibri"/>
          <w:szCs w:val="22"/>
        </w:rPr>
        <w:t>amounts mentioned in this Agreement are expresse</w:t>
      </w:r>
      <w:r w:rsidR="005B5CAC" w:rsidRPr="007A0C3E">
        <w:rPr>
          <w:rFonts w:ascii="Calibri" w:hAnsi="Calibri"/>
          <w:szCs w:val="22"/>
        </w:rPr>
        <w:t>d in</w:t>
      </w:r>
      <w:r w:rsidR="00502B52" w:rsidRPr="007A0C3E">
        <w:rPr>
          <w:rFonts w:ascii="Calibri" w:hAnsi="Calibri"/>
          <w:szCs w:val="22"/>
        </w:rPr>
        <w:t xml:space="preserve"> </w:t>
      </w:r>
      <w:sdt>
        <w:sdtPr>
          <w:rPr>
            <w:rFonts w:ascii="Calibri" w:hAnsi="Calibri"/>
            <w:szCs w:val="22"/>
          </w:rPr>
          <w:id w:val="380452790"/>
          <w:placeholder>
            <w:docPart w:val="DefaultPlaceholder_-1854013440"/>
          </w:placeholder>
          <w15:webExtensionCreated/>
        </w:sdtPr>
        <w:sdtEndPr/>
        <w:sdtContent>
          <w:r w:rsidR="007A0C3E">
            <w:rPr>
              <w:rFonts w:ascii="Calibri" w:hAnsi="Calibri"/>
              <w:szCs w:val="22"/>
            </w:rPr>
            <w:t>Canadian Dollars</w:t>
          </w:r>
        </w:sdtContent>
      </w:sdt>
      <w:r w:rsidR="00C820B3" w:rsidRPr="007A0C3E">
        <w:rPr>
          <w:rFonts w:ascii="Calibri" w:hAnsi="Calibri"/>
          <w:szCs w:val="22"/>
        </w:rPr>
        <w:t xml:space="preserve"> and all fees payable to STS hereunder shall be exclusive of any applicable taxes</w:t>
      </w:r>
      <w:r w:rsidR="00DF7019" w:rsidRPr="007A0C3E">
        <w:rPr>
          <w:rFonts w:ascii="Calibri" w:hAnsi="Calibri"/>
          <w:szCs w:val="22"/>
        </w:rPr>
        <w:t>.</w:t>
      </w:r>
      <w:r w:rsidR="007B0726">
        <w:rPr>
          <w:rFonts w:ascii="Calibri" w:hAnsi="Calibri"/>
          <w:szCs w:val="22"/>
        </w:rPr>
        <w:t xml:space="preserve"> All services and materials provided under this Agreement, shall be provided in the English language</w:t>
      </w:r>
      <w:r w:rsidR="00E64766">
        <w:rPr>
          <w:rFonts w:ascii="Calibri" w:hAnsi="Calibri"/>
          <w:szCs w:val="22"/>
        </w:rPr>
        <w:t>. If translation of materials is required, Client may source a direct certified translation of marketing materials, the cost of which will be for the Client.</w:t>
      </w:r>
    </w:p>
    <w:p w14:paraId="79C32556" w14:textId="77777777" w:rsidR="008070B3" w:rsidRPr="007A0C3E" w:rsidRDefault="008070B3" w:rsidP="006B2AC7">
      <w:pPr>
        <w:pStyle w:val="ListParagraph"/>
        <w:rPr>
          <w:rFonts w:ascii="Calibri" w:hAnsi="Calibri"/>
          <w:b/>
          <w:szCs w:val="22"/>
        </w:rPr>
      </w:pPr>
    </w:p>
    <w:p w14:paraId="4E7C417D" w14:textId="77777777" w:rsidR="00FF1C7E" w:rsidRPr="007A0C3E" w:rsidRDefault="00FF1C7E" w:rsidP="00FF1C7E">
      <w:pPr>
        <w:pStyle w:val="ListParagraph"/>
        <w:numPr>
          <w:ilvl w:val="0"/>
          <w:numId w:val="38"/>
        </w:numPr>
        <w:ind w:left="426" w:hanging="426"/>
        <w:rPr>
          <w:rFonts w:ascii="Calibri" w:hAnsi="Calibri"/>
          <w:szCs w:val="22"/>
        </w:rPr>
      </w:pPr>
      <w:r w:rsidRPr="007A0C3E">
        <w:rPr>
          <w:rFonts w:ascii="Calibri" w:hAnsi="Calibri"/>
          <w:szCs w:val="22"/>
        </w:rPr>
        <w:t xml:space="preserve">No variation of this Agreement shall be effective unless it is in writing and signed by the parties (or their authorized representatives). </w:t>
      </w:r>
    </w:p>
    <w:p w14:paraId="0FE92BF5" w14:textId="77777777" w:rsidR="00FF1C7E" w:rsidRPr="007A0C3E" w:rsidRDefault="00FF1C7E" w:rsidP="00FF1C7E">
      <w:pPr>
        <w:pStyle w:val="ListParagraph"/>
        <w:jc w:val="both"/>
        <w:rPr>
          <w:rFonts w:ascii="Calibri" w:hAnsi="Calibri"/>
          <w:szCs w:val="22"/>
        </w:rPr>
      </w:pPr>
    </w:p>
    <w:p w14:paraId="7F481DC8" w14:textId="77777777" w:rsidR="00FF1C7E" w:rsidRPr="007A0C3E" w:rsidRDefault="00FF1C7E" w:rsidP="00FF1C7E">
      <w:pPr>
        <w:pStyle w:val="ListParagraph"/>
        <w:numPr>
          <w:ilvl w:val="0"/>
          <w:numId w:val="38"/>
        </w:numPr>
        <w:ind w:left="426" w:hanging="426"/>
        <w:rPr>
          <w:rFonts w:ascii="Calibri" w:hAnsi="Calibri"/>
          <w:szCs w:val="22"/>
        </w:rPr>
      </w:pPr>
      <w:r w:rsidRPr="007A0C3E">
        <w:rPr>
          <w:rFonts w:ascii="Calibri" w:hAnsi="Calibri"/>
          <w:szCs w:val="22"/>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p>
    <w:p w14:paraId="0CAB8250" w14:textId="77777777" w:rsidR="00FF1C7E" w:rsidRPr="007A0C3E" w:rsidRDefault="00FF1C7E" w:rsidP="00FF1C7E">
      <w:pPr>
        <w:pStyle w:val="ListParagraph"/>
        <w:ind w:left="426"/>
        <w:rPr>
          <w:rFonts w:ascii="Calibri" w:hAnsi="Calibri"/>
          <w:szCs w:val="22"/>
        </w:rPr>
      </w:pPr>
    </w:p>
    <w:p w14:paraId="2AB2E5E5" w14:textId="77777777" w:rsidR="008070B3" w:rsidRPr="007A0C3E" w:rsidRDefault="008070B3" w:rsidP="005B464B">
      <w:pPr>
        <w:pStyle w:val="ListParagraph"/>
        <w:numPr>
          <w:ilvl w:val="0"/>
          <w:numId w:val="38"/>
        </w:numPr>
        <w:ind w:left="426" w:hanging="426"/>
        <w:rPr>
          <w:rFonts w:ascii="Calibri" w:hAnsi="Calibri"/>
          <w:szCs w:val="22"/>
        </w:rPr>
      </w:pPr>
      <w:r w:rsidRPr="007A0C3E">
        <w:rPr>
          <w:rFonts w:ascii="Calibri" w:hAnsi="Calibri"/>
          <w:szCs w:val="22"/>
        </w:rPr>
        <w:t xml:space="preserve">The parties undertake to keep the terms of this </w:t>
      </w:r>
      <w:r w:rsidR="00D634AB" w:rsidRPr="007A0C3E">
        <w:rPr>
          <w:rFonts w:ascii="Calibri" w:hAnsi="Calibri"/>
          <w:szCs w:val="22"/>
        </w:rPr>
        <w:t>A</w:t>
      </w:r>
      <w:r w:rsidRPr="007A0C3E">
        <w:rPr>
          <w:rFonts w:ascii="Calibri" w:hAnsi="Calibri"/>
          <w:szCs w:val="22"/>
        </w:rPr>
        <w:t>greement strictly confidential as between them.</w:t>
      </w:r>
    </w:p>
    <w:p w14:paraId="2C2A49D3" w14:textId="77777777" w:rsidR="00DF7019" w:rsidRPr="007A0C3E" w:rsidRDefault="00DF7019" w:rsidP="006B2AC7">
      <w:pPr>
        <w:pStyle w:val="ListParagraph"/>
        <w:rPr>
          <w:rFonts w:ascii="Calibri" w:hAnsi="Calibri"/>
          <w:szCs w:val="22"/>
        </w:rPr>
      </w:pPr>
    </w:p>
    <w:p w14:paraId="6D5EF000" w14:textId="77777777" w:rsidR="00AC68A3" w:rsidRPr="007A0C3E" w:rsidRDefault="00701984" w:rsidP="005B464B">
      <w:pPr>
        <w:numPr>
          <w:ilvl w:val="0"/>
          <w:numId w:val="38"/>
        </w:numPr>
        <w:tabs>
          <w:tab w:val="num" w:pos="540"/>
        </w:tabs>
        <w:ind w:left="357" w:hanging="357"/>
        <w:jc w:val="both"/>
        <w:rPr>
          <w:rFonts w:ascii="Calibri" w:hAnsi="Calibri"/>
          <w:b/>
          <w:szCs w:val="22"/>
        </w:rPr>
      </w:pPr>
      <w:r w:rsidRPr="007A0C3E">
        <w:rPr>
          <w:rFonts w:ascii="Calibri" w:hAnsi="Calibri"/>
          <w:szCs w:val="22"/>
        </w:rPr>
        <w:lastRenderedPageBreak/>
        <w:t xml:space="preserve">The parties acknowledge that they have read and understand this </w:t>
      </w:r>
      <w:proofErr w:type="gramStart"/>
      <w:r w:rsidRPr="007A0C3E">
        <w:rPr>
          <w:rFonts w:ascii="Calibri" w:hAnsi="Calibri"/>
          <w:szCs w:val="22"/>
        </w:rPr>
        <w:t>Agreement, and</w:t>
      </w:r>
      <w:proofErr w:type="gramEnd"/>
      <w:r w:rsidRPr="007A0C3E">
        <w:rPr>
          <w:rFonts w:ascii="Calibri" w:hAnsi="Calibri"/>
          <w:szCs w:val="22"/>
        </w:rPr>
        <w:t xml:space="preserve"> agree to be bound by its terms and conditions.</w:t>
      </w:r>
    </w:p>
    <w:p w14:paraId="6E2A33B9" w14:textId="77777777" w:rsidR="00142348" w:rsidRPr="007A0C3E" w:rsidRDefault="00142348" w:rsidP="006B2AC7">
      <w:pPr>
        <w:pStyle w:val="BodyTextFirstIndent"/>
        <w:jc w:val="both"/>
        <w:rPr>
          <w:rFonts w:ascii="Calibri" w:hAnsi="Calibri"/>
          <w:color w:val="000000"/>
          <w:szCs w:val="22"/>
        </w:rPr>
      </w:pPr>
    </w:p>
    <w:p w14:paraId="640F26A2" w14:textId="77777777" w:rsidR="00EC0ACA" w:rsidRPr="007A0C3E" w:rsidRDefault="00EC0ACA" w:rsidP="006B2AC7">
      <w:pPr>
        <w:pStyle w:val="BodyTextFirstIndent"/>
        <w:jc w:val="both"/>
        <w:rPr>
          <w:rFonts w:ascii="Calibri" w:hAnsi="Calibri"/>
          <w:color w:val="000000"/>
          <w:szCs w:val="22"/>
        </w:rPr>
      </w:pPr>
    </w:p>
    <w:p w14:paraId="3449FA61" w14:textId="77777777" w:rsidR="00F91798" w:rsidRPr="007A0C3E" w:rsidRDefault="00F91798" w:rsidP="006B2AC7">
      <w:pPr>
        <w:tabs>
          <w:tab w:val="num" w:pos="720"/>
        </w:tabs>
        <w:ind w:left="357"/>
        <w:jc w:val="center"/>
        <w:rPr>
          <w:rFonts w:ascii="Calibri" w:hAnsi="Calibri"/>
          <w:b/>
          <w:szCs w:val="22"/>
        </w:rPr>
      </w:pPr>
      <w:r w:rsidRPr="007A0C3E">
        <w:rPr>
          <w:rFonts w:ascii="Calibri" w:hAnsi="Calibri"/>
          <w:b/>
          <w:szCs w:val="22"/>
        </w:rPr>
        <w:t>remainder of page intentionally left blank – signature page follows</w:t>
      </w:r>
    </w:p>
    <w:p w14:paraId="151739CD" w14:textId="77777777" w:rsidR="008B3648" w:rsidRPr="007A0C3E" w:rsidRDefault="008B3648" w:rsidP="006B2AC7">
      <w:pPr>
        <w:rPr>
          <w:rFonts w:ascii="Calibri" w:hAnsi="Calibri"/>
          <w:b/>
          <w:i/>
          <w:szCs w:val="22"/>
        </w:rPr>
      </w:pPr>
      <w:r w:rsidRPr="007A0C3E">
        <w:rPr>
          <w:rFonts w:ascii="Calibri" w:hAnsi="Calibri"/>
          <w:b/>
          <w:i/>
          <w:szCs w:val="22"/>
        </w:rPr>
        <w:br w:type="page"/>
      </w:r>
    </w:p>
    <w:tbl>
      <w:tblPr>
        <w:tblW w:w="9468" w:type="dxa"/>
        <w:tblLayout w:type="fixed"/>
        <w:tblLook w:val="01E0" w:firstRow="1" w:lastRow="1" w:firstColumn="1" w:lastColumn="1" w:noHBand="0" w:noVBand="0"/>
      </w:tblPr>
      <w:tblGrid>
        <w:gridCol w:w="4552"/>
        <w:gridCol w:w="236"/>
        <w:gridCol w:w="4680"/>
      </w:tblGrid>
      <w:tr w:rsidR="00DD2721" w:rsidRPr="007A0C3E" w14:paraId="24446022" w14:textId="77777777" w:rsidTr="0062440B">
        <w:tc>
          <w:tcPr>
            <w:tcW w:w="4552" w:type="dxa"/>
          </w:tcPr>
          <w:p w14:paraId="371129CA" w14:textId="77777777" w:rsidR="00B1131F" w:rsidRPr="007A0C3E" w:rsidRDefault="00B1131F" w:rsidP="006B2AC7">
            <w:pPr>
              <w:pBdr>
                <w:bottom w:val="single" w:sz="12" w:space="1" w:color="auto"/>
              </w:pBdr>
              <w:rPr>
                <w:rFonts w:ascii="Calibri" w:hAnsi="Calibri"/>
                <w:szCs w:val="22"/>
              </w:rPr>
            </w:pPr>
          </w:p>
          <w:p w14:paraId="5CB6B045" w14:textId="77777777" w:rsidR="00DD2721" w:rsidRPr="007A0C3E" w:rsidRDefault="00DD2721" w:rsidP="006B2AC7">
            <w:pPr>
              <w:pBdr>
                <w:bottom w:val="single" w:sz="12" w:space="1" w:color="auto"/>
              </w:pBdr>
              <w:rPr>
                <w:rFonts w:ascii="Calibri" w:hAnsi="Calibri"/>
                <w:szCs w:val="22"/>
              </w:rPr>
            </w:pPr>
            <w:r w:rsidRPr="007A0C3E">
              <w:rPr>
                <w:rFonts w:ascii="Calibri" w:hAnsi="Calibri"/>
                <w:szCs w:val="22"/>
              </w:rPr>
              <w:t>x</w:t>
            </w:r>
          </w:p>
          <w:sdt>
            <w:sdtPr>
              <w:rPr>
                <w:rFonts w:asciiTheme="minorHAnsi" w:hAnsiTheme="minorHAnsi" w:cstheme="minorHAnsi"/>
                <w:b/>
                <w:szCs w:val="22"/>
              </w:rPr>
              <w:id w:val="-1943147946"/>
              <w:placeholder>
                <w:docPart w:val="DefaultPlaceholder_-1854013440"/>
              </w:placeholder>
              <w15:webExtensionCreated/>
            </w:sdtPr>
            <w:sdtEndPr/>
            <w:sdtContent>
              <w:p w14:paraId="12C7E0A2" w14:textId="5A09449C" w:rsidR="005532E0" w:rsidRDefault="005532E0" w:rsidP="006B2AC7">
                <w:pPr>
                  <w:pStyle w:val="BodyText2"/>
                  <w:spacing w:after="0" w:line="240" w:lineRule="auto"/>
                  <w:rPr>
                    <w:rFonts w:asciiTheme="minorHAnsi" w:hAnsiTheme="minorHAnsi" w:cstheme="minorHAnsi"/>
                    <w:b/>
                    <w:szCs w:val="22"/>
                  </w:rPr>
                </w:pPr>
                <w:proofErr w:type="spellStart"/>
                <w:r>
                  <w:rPr>
                    <w:rFonts w:asciiTheme="minorHAnsi" w:hAnsiTheme="minorHAnsi" w:cstheme="minorHAnsi"/>
                    <w:b/>
                    <w:szCs w:val="22"/>
                  </w:rPr>
                  <w:t>Cashco</w:t>
                </w:r>
                <w:proofErr w:type="spellEnd"/>
                <w:r>
                  <w:rPr>
                    <w:rFonts w:asciiTheme="minorHAnsi" w:hAnsiTheme="minorHAnsi" w:cstheme="minorHAnsi"/>
                    <w:b/>
                    <w:szCs w:val="22"/>
                  </w:rPr>
                  <w:t xml:space="preserve"> Financial Inc.</w:t>
                </w:r>
              </w:p>
            </w:sdtContent>
          </w:sdt>
          <w:p w14:paraId="63B6C0ED" w14:textId="55FE2B16" w:rsidR="00DD2721" w:rsidRPr="007A0C3E" w:rsidRDefault="00DD2721" w:rsidP="006B2AC7">
            <w:pPr>
              <w:pStyle w:val="BodyText2"/>
              <w:spacing w:after="0" w:line="240" w:lineRule="auto"/>
              <w:rPr>
                <w:rFonts w:asciiTheme="minorHAnsi" w:hAnsiTheme="minorHAnsi"/>
                <w:szCs w:val="22"/>
              </w:rPr>
            </w:pPr>
            <w:r w:rsidRPr="007A0C3E">
              <w:rPr>
                <w:rFonts w:asciiTheme="minorHAnsi" w:hAnsiTheme="minorHAnsi"/>
                <w:szCs w:val="22"/>
              </w:rPr>
              <w:t xml:space="preserve">I have authority to bind </w:t>
            </w:r>
            <w:r w:rsidR="009F305D" w:rsidRPr="007A0C3E">
              <w:rPr>
                <w:rFonts w:asciiTheme="minorHAnsi" w:hAnsiTheme="minorHAnsi"/>
                <w:szCs w:val="22"/>
              </w:rPr>
              <w:t>the Client</w:t>
            </w:r>
            <w:r w:rsidRPr="007A0C3E">
              <w:rPr>
                <w:rFonts w:asciiTheme="minorHAnsi" w:hAnsiTheme="minorHAnsi"/>
                <w:szCs w:val="22"/>
              </w:rPr>
              <w:t>.</w:t>
            </w:r>
          </w:p>
          <w:p w14:paraId="75144233" w14:textId="77777777" w:rsidR="00DD2721" w:rsidRPr="007A0C3E" w:rsidRDefault="00DD2721" w:rsidP="006B2AC7">
            <w:pPr>
              <w:rPr>
                <w:rFonts w:asciiTheme="minorHAnsi" w:hAnsiTheme="minorHAnsi"/>
                <w:szCs w:val="22"/>
              </w:rPr>
            </w:pPr>
          </w:p>
          <w:p w14:paraId="253C9345" w14:textId="0B832129" w:rsidR="00CF2581" w:rsidRPr="007A0C3E" w:rsidRDefault="00DD2721" w:rsidP="006B2AC7">
            <w:pPr>
              <w:rPr>
                <w:rFonts w:asciiTheme="minorHAnsi" w:hAnsiTheme="minorHAnsi"/>
                <w:szCs w:val="22"/>
              </w:rPr>
            </w:pPr>
            <w:r w:rsidRPr="007A0C3E">
              <w:rPr>
                <w:rFonts w:asciiTheme="minorHAnsi" w:hAnsiTheme="minorHAnsi"/>
                <w:b/>
                <w:szCs w:val="22"/>
              </w:rPr>
              <w:t xml:space="preserve">Per:   </w:t>
            </w:r>
            <w:r w:rsidRPr="007A0C3E">
              <w:rPr>
                <w:rFonts w:asciiTheme="minorHAnsi" w:hAnsiTheme="minorHAnsi"/>
                <w:b/>
                <w:bCs/>
                <w:iCs/>
                <w:szCs w:val="22"/>
              </w:rPr>
              <w:t xml:space="preserve"> </w:t>
            </w:r>
            <w:r w:rsidR="00A90037" w:rsidRPr="007A0C3E">
              <w:rPr>
                <w:rFonts w:asciiTheme="minorHAnsi" w:hAnsiTheme="minorHAnsi"/>
                <w:b/>
                <w:bCs/>
                <w:iCs/>
                <w:szCs w:val="22"/>
              </w:rPr>
              <w:t xml:space="preserve">  </w:t>
            </w:r>
            <w:sdt>
              <w:sdtPr>
                <w:rPr>
                  <w:rFonts w:asciiTheme="minorHAnsi" w:hAnsiTheme="minorHAnsi"/>
                  <w:b/>
                  <w:bCs/>
                  <w:iCs/>
                  <w:szCs w:val="22"/>
                </w:rPr>
                <w:id w:val="-1858189643"/>
                <w:placeholder>
                  <w:docPart w:val="DefaultPlaceholder_-1854013440"/>
                </w:placeholder>
                <w15:webExtensionCreated/>
              </w:sdtPr>
              <w:sdtEndPr/>
              <w:sdtContent>
                <w:r w:rsidR="005532E0" w:rsidRPr="005532E0">
                  <w:rPr>
                    <w:rFonts w:asciiTheme="minorHAnsi" w:hAnsiTheme="minorHAnsi"/>
                    <w:iCs/>
                    <w:szCs w:val="22"/>
                  </w:rPr>
                  <w:t>Tim Latimer</w:t>
                </w:r>
              </w:sdtContent>
            </w:sdt>
            <w:r w:rsidR="00A90037" w:rsidRPr="007A0C3E">
              <w:rPr>
                <w:rFonts w:asciiTheme="minorHAnsi" w:hAnsiTheme="minorHAnsi"/>
                <w:b/>
                <w:bCs/>
                <w:iCs/>
                <w:szCs w:val="22"/>
              </w:rPr>
              <w:t xml:space="preserve">  </w:t>
            </w:r>
            <w:r w:rsidR="00C7516B" w:rsidRPr="007A0C3E">
              <w:rPr>
                <w:rFonts w:asciiTheme="minorHAnsi" w:hAnsiTheme="minorHAnsi"/>
                <w:b/>
                <w:bCs/>
                <w:iCs/>
                <w:szCs w:val="22"/>
              </w:rPr>
              <w:t xml:space="preserve">    </w:t>
            </w:r>
            <w:r w:rsidR="00A90037" w:rsidRPr="007A0C3E">
              <w:rPr>
                <w:rFonts w:asciiTheme="minorHAnsi" w:hAnsiTheme="minorHAnsi"/>
                <w:b/>
                <w:bCs/>
                <w:iCs/>
                <w:szCs w:val="22"/>
              </w:rPr>
              <w:t xml:space="preserve"> </w:t>
            </w:r>
          </w:p>
          <w:p w14:paraId="0012B32C" w14:textId="1DAD2AF2" w:rsidR="00B1131F" w:rsidRPr="007A0C3E" w:rsidRDefault="00C33631" w:rsidP="006B2AC7">
            <w:pPr>
              <w:autoSpaceDE w:val="0"/>
              <w:autoSpaceDN w:val="0"/>
              <w:adjustRightInd w:val="0"/>
              <w:rPr>
                <w:rFonts w:asciiTheme="minorHAnsi" w:hAnsiTheme="minorHAnsi" w:cs="Verdana"/>
                <w:bCs/>
                <w:szCs w:val="22"/>
                <w:lang w:val="en-CA"/>
              </w:rPr>
            </w:pPr>
            <w:r w:rsidRPr="007A0C3E">
              <w:rPr>
                <w:rFonts w:asciiTheme="minorHAnsi" w:hAnsiTheme="minorHAnsi"/>
                <w:b/>
                <w:szCs w:val="22"/>
              </w:rPr>
              <w:t>Title:</w:t>
            </w:r>
            <w:r w:rsidR="00A90037" w:rsidRPr="007A0C3E">
              <w:rPr>
                <w:rFonts w:asciiTheme="minorHAnsi" w:hAnsiTheme="minorHAnsi"/>
                <w:b/>
                <w:szCs w:val="22"/>
              </w:rPr>
              <w:t xml:space="preserve">     </w:t>
            </w:r>
            <w:sdt>
              <w:sdtPr>
                <w:rPr>
                  <w:rFonts w:asciiTheme="minorHAnsi" w:hAnsiTheme="minorHAnsi"/>
                  <w:bCs/>
                  <w:szCs w:val="22"/>
                </w:rPr>
                <w:id w:val="270676674"/>
                <w:placeholder>
                  <w:docPart w:val="DefaultPlaceholder_-1854013440"/>
                </w:placeholder>
                <w15:webExtensionCreated/>
              </w:sdtPr>
              <w:sdtEndPr/>
              <w:sdtContent>
                <w:r w:rsidR="005532E0" w:rsidRPr="005532E0">
                  <w:rPr>
                    <w:rFonts w:asciiTheme="minorHAnsi" w:hAnsiTheme="minorHAnsi"/>
                    <w:bCs/>
                    <w:szCs w:val="22"/>
                  </w:rPr>
                  <w:t>Founder</w:t>
                </w:r>
              </w:sdtContent>
            </w:sdt>
            <w:r w:rsidR="00A90037" w:rsidRPr="007A0C3E">
              <w:rPr>
                <w:rFonts w:asciiTheme="minorHAnsi" w:hAnsiTheme="minorHAnsi"/>
                <w:b/>
                <w:szCs w:val="22"/>
              </w:rPr>
              <w:t xml:space="preserve">  </w:t>
            </w:r>
            <w:r w:rsidR="00C7516B" w:rsidRPr="007A0C3E">
              <w:rPr>
                <w:rFonts w:asciiTheme="minorHAnsi" w:hAnsiTheme="minorHAnsi"/>
                <w:b/>
                <w:szCs w:val="22"/>
              </w:rPr>
              <w:t xml:space="preserve">    </w:t>
            </w:r>
          </w:p>
          <w:p w14:paraId="68705202" w14:textId="480525FE" w:rsidR="00062086" w:rsidRPr="007A0C3E" w:rsidRDefault="00B1131F" w:rsidP="006B2AC7">
            <w:pPr>
              <w:rPr>
                <w:rFonts w:asciiTheme="minorHAnsi" w:hAnsiTheme="minorHAnsi"/>
                <w:b/>
                <w:szCs w:val="22"/>
              </w:rPr>
            </w:pPr>
            <w:r w:rsidRPr="007A0C3E">
              <w:rPr>
                <w:rFonts w:asciiTheme="minorHAnsi" w:hAnsiTheme="minorHAnsi"/>
                <w:b/>
                <w:szCs w:val="22"/>
              </w:rPr>
              <w:t xml:space="preserve">Address: </w:t>
            </w:r>
            <w:r w:rsidR="00C7516B" w:rsidRPr="007A0C3E">
              <w:rPr>
                <w:rFonts w:asciiTheme="minorHAnsi" w:hAnsiTheme="minorHAnsi"/>
                <w:b/>
                <w:szCs w:val="22"/>
              </w:rPr>
              <w:t xml:space="preserve">  </w:t>
            </w:r>
            <w:sdt>
              <w:sdtPr>
                <w:rPr>
                  <w:rFonts w:asciiTheme="minorHAnsi" w:hAnsiTheme="minorHAnsi"/>
                  <w:bCs/>
                  <w:szCs w:val="22"/>
                </w:rPr>
                <w:id w:val="-2035036102"/>
                <w:placeholder>
                  <w:docPart w:val="DefaultPlaceholder_-1854013440"/>
                </w:placeholder>
                <w15:webExtensionCreated/>
              </w:sdtPr>
              <w:sdtEndPr/>
              <w:sdtContent>
                <w:r w:rsidR="005532E0" w:rsidRPr="005532E0">
                  <w:rPr>
                    <w:rFonts w:asciiTheme="minorHAnsi" w:hAnsiTheme="minorHAnsi"/>
                    <w:bCs/>
                    <w:szCs w:val="22"/>
                  </w:rPr>
                  <w:t>4803 87 St NW #200, Edmonton, AB T6E 0V3, Canada</w:t>
                </w:r>
              </w:sdtContent>
            </w:sdt>
            <w:r w:rsidR="007848DB" w:rsidRPr="007A0C3E">
              <w:rPr>
                <w:rFonts w:asciiTheme="minorHAnsi" w:hAnsiTheme="minorHAnsi"/>
                <w:b/>
                <w:szCs w:val="22"/>
              </w:rPr>
              <w:t xml:space="preserve"> </w:t>
            </w:r>
          </w:p>
          <w:p w14:paraId="38070B51" w14:textId="77777777" w:rsidR="003C136D" w:rsidRPr="007A0C3E" w:rsidRDefault="003C136D" w:rsidP="006B2AC7">
            <w:pPr>
              <w:rPr>
                <w:rFonts w:asciiTheme="minorHAnsi" w:hAnsiTheme="minorHAnsi"/>
                <w:szCs w:val="22"/>
              </w:rPr>
            </w:pPr>
          </w:p>
          <w:p w14:paraId="0149FBD2" w14:textId="77777777" w:rsidR="003C136D" w:rsidRPr="007A0C3E" w:rsidRDefault="003C136D" w:rsidP="006B2AC7">
            <w:pPr>
              <w:rPr>
                <w:rFonts w:asciiTheme="minorHAnsi" w:hAnsiTheme="minorHAnsi"/>
                <w:szCs w:val="22"/>
              </w:rPr>
            </w:pPr>
          </w:p>
          <w:p w14:paraId="0E4E4F27" w14:textId="77777777" w:rsidR="003C136D" w:rsidRPr="007A0C3E" w:rsidRDefault="003C136D" w:rsidP="006B2AC7">
            <w:pPr>
              <w:rPr>
                <w:rFonts w:asciiTheme="minorHAnsi" w:hAnsiTheme="minorHAnsi" w:cs="Verdana"/>
                <w:szCs w:val="22"/>
                <w:lang w:val="en-CA"/>
              </w:rPr>
            </w:pPr>
          </w:p>
          <w:p w14:paraId="6D3F56EB" w14:textId="4683A737" w:rsidR="00DD2721" w:rsidRPr="007A0C3E" w:rsidRDefault="009F305D" w:rsidP="006B2AC7">
            <w:pPr>
              <w:rPr>
                <w:rFonts w:ascii="Calibri" w:hAnsi="Calibri"/>
                <w:szCs w:val="22"/>
              </w:rPr>
            </w:pPr>
            <w:r w:rsidRPr="007A0C3E">
              <w:rPr>
                <w:rFonts w:ascii="Calibri" w:hAnsi="Calibri"/>
                <w:b/>
                <w:szCs w:val="22"/>
              </w:rPr>
              <w:t>Signed in:</w:t>
            </w:r>
            <w:r w:rsidR="00DD2721" w:rsidRPr="007A0C3E">
              <w:rPr>
                <w:rFonts w:ascii="Calibri" w:hAnsi="Calibri"/>
                <w:szCs w:val="22"/>
              </w:rPr>
              <w:t xml:space="preserve"> _______________________</w:t>
            </w:r>
          </w:p>
          <w:p w14:paraId="31F67337" w14:textId="77777777" w:rsidR="00DD2721" w:rsidRPr="007A0C3E" w:rsidRDefault="00DD2721" w:rsidP="006B2AC7">
            <w:pPr>
              <w:rPr>
                <w:rFonts w:ascii="Calibri" w:hAnsi="Calibri"/>
                <w:szCs w:val="22"/>
              </w:rPr>
            </w:pPr>
          </w:p>
          <w:p w14:paraId="56AECE2F" w14:textId="175CDBC5" w:rsidR="00DD2721" w:rsidRPr="007A0C3E" w:rsidRDefault="00951E24" w:rsidP="006B2AC7">
            <w:pPr>
              <w:rPr>
                <w:rFonts w:ascii="Calibri" w:hAnsi="Calibri"/>
                <w:b/>
                <w:szCs w:val="22"/>
              </w:rPr>
            </w:pPr>
            <w:r w:rsidRPr="007A0C3E">
              <w:rPr>
                <w:rFonts w:ascii="Calibri" w:hAnsi="Calibri"/>
                <w:b/>
                <w:szCs w:val="22"/>
              </w:rPr>
              <w:t>Date signed:</w:t>
            </w:r>
            <w:r w:rsidR="00855E8D" w:rsidRPr="007A0C3E">
              <w:rPr>
                <w:rFonts w:ascii="Calibri" w:hAnsi="Calibri"/>
                <w:szCs w:val="22"/>
              </w:rPr>
              <w:t xml:space="preserve"> _____________________</w:t>
            </w:r>
          </w:p>
        </w:tc>
        <w:tc>
          <w:tcPr>
            <w:tcW w:w="236" w:type="dxa"/>
          </w:tcPr>
          <w:p w14:paraId="0B28CCAD" w14:textId="77777777" w:rsidR="00DD2721" w:rsidRPr="007A0C3E" w:rsidRDefault="00DD2721" w:rsidP="006B2AC7">
            <w:pPr>
              <w:rPr>
                <w:rFonts w:ascii="Calibri" w:hAnsi="Calibri"/>
                <w:szCs w:val="22"/>
              </w:rPr>
            </w:pPr>
          </w:p>
        </w:tc>
        <w:tc>
          <w:tcPr>
            <w:tcW w:w="4680" w:type="dxa"/>
          </w:tcPr>
          <w:p w14:paraId="3740B608" w14:textId="77777777" w:rsidR="00B1131F" w:rsidRPr="007A0C3E" w:rsidRDefault="00B1131F" w:rsidP="006B2AC7">
            <w:pPr>
              <w:pBdr>
                <w:bottom w:val="single" w:sz="12" w:space="1" w:color="auto"/>
              </w:pBdr>
              <w:rPr>
                <w:rFonts w:ascii="Calibri" w:hAnsi="Calibri"/>
                <w:szCs w:val="22"/>
              </w:rPr>
            </w:pPr>
          </w:p>
          <w:p w14:paraId="04F07031" w14:textId="77777777" w:rsidR="00DD2721" w:rsidRPr="007A0C3E" w:rsidRDefault="00DD2721" w:rsidP="006B2AC7">
            <w:pPr>
              <w:pBdr>
                <w:bottom w:val="single" w:sz="12" w:space="1" w:color="auto"/>
              </w:pBdr>
              <w:rPr>
                <w:rFonts w:ascii="Calibri" w:hAnsi="Calibri"/>
                <w:szCs w:val="22"/>
              </w:rPr>
            </w:pPr>
            <w:r w:rsidRPr="007A0C3E">
              <w:rPr>
                <w:rFonts w:ascii="Calibri" w:hAnsi="Calibri"/>
                <w:szCs w:val="22"/>
              </w:rPr>
              <w:t>x</w:t>
            </w:r>
          </w:p>
          <w:sdt>
            <w:sdtPr>
              <w:rPr>
                <w:rFonts w:ascii="Calibri" w:hAnsi="Calibri"/>
                <w:b/>
                <w:szCs w:val="22"/>
              </w:rPr>
              <w:id w:val="238684406"/>
              <w:placeholder>
                <w:docPart w:val="DefaultPlaceholder_-1854013440"/>
              </w:placeholder>
              <w15:webExtensionCreated/>
            </w:sdtPr>
            <w:sdtEndPr/>
            <w:sdtContent>
              <w:p w14:paraId="170CC877" w14:textId="6716B282" w:rsidR="00DD2721" w:rsidRPr="007A0C3E" w:rsidRDefault="00A854D0" w:rsidP="006B2AC7">
                <w:pPr>
                  <w:pStyle w:val="BodyText2"/>
                  <w:spacing w:after="0" w:line="240" w:lineRule="auto"/>
                  <w:rPr>
                    <w:rFonts w:ascii="Calibri" w:hAnsi="Calibri"/>
                    <w:b/>
                    <w:szCs w:val="22"/>
                  </w:rPr>
                </w:pPr>
                <w:r>
                  <w:rPr>
                    <w:rFonts w:ascii="Calibri" w:hAnsi="Calibri"/>
                    <w:b/>
                    <w:szCs w:val="22"/>
                  </w:rPr>
                  <w:t>STS Capital Partners Inc</w:t>
                </w:r>
              </w:p>
            </w:sdtContent>
          </w:sdt>
          <w:p w14:paraId="60734DB4" w14:textId="77777777" w:rsidR="00DD2721" w:rsidRPr="007A0C3E" w:rsidRDefault="00A60B4E" w:rsidP="006B2AC7">
            <w:pPr>
              <w:pStyle w:val="BodyText2"/>
              <w:spacing w:after="0" w:line="240" w:lineRule="auto"/>
              <w:rPr>
                <w:rFonts w:ascii="Calibri" w:hAnsi="Calibri"/>
                <w:szCs w:val="22"/>
              </w:rPr>
            </w:pPr>
            <w:r w:rsidRPr="007A0C3E">
              <w:rPr>
                <w:rFonts w:ascii="Calibri" w:hAnsi="Calibri"/>
                <w:szCs w:val="22"/>
              </w:rPr>
              <w:t xml:space="preserve">I have authority to bind </w:t>
            </w:r>
            <w:r w:rsidR="009F305D" w:rsidRPr="007A0C3E">
              <w:rPr>
                <w:rFonts w:ascii="Calibri" w:hAnsi="Calibri"/>
                <w:szCs w:val="22"/>
              </w:rPr>
              <w:t>STS</w:t>
            </w:r>
            <w:r w:rsidR="00DD2721" w:rsidRPr="007A0C3E">
              <w:rPr>
                <w:rFonts w:ascii="Calibri" w:hAnsi="Calibri"/>
                <w:szCs w:val="22"/>
              </w:rPr>
              <w:t>.</w:t>
            </w:r>
          </w:p>
          <w:p w14:paraId="2FB87FAD" w14:textId="77777777" w:rsidR="00DD2721" w:rsidRPr="007A0C3E" w:rsidRDefault="00DD2721" w:rsidP="006B2AC7">
            <w:pPr>
              <w:rPr>
                <w:rFonts w:ascii="Calibri" w:hAnsi="Calibri"/>
                <w:szCs w:val="22"/>
              </w:rPr>
            </w:pPr>
          </w:p>
          <w:p w14:paraId="5406D59B" w14:textId="638DD057" w:rsidR="00DD2721" w:rsidRPr="007A0C3E" w:rsidRDefault="00DD2721" w:rsidP="006B2AC7">
            <w:pPr>
              <w:rPr>
                <w:rFonts w:ascii="Calibri" w:hAnsi="Calibri"/>
                <w:szCs w:val="22"/>
              </w:rPr>
            </w:pPr>
            <w:r w:rsidRPr="007A0C3E">
              <w:rPr>
                <w:rFonts w:ascii="Calibri" w:hAnsi="Calibri"/>
                <w:b/>
                <w:szCs w:val="22"/>
              </w:rPr>
              <w:t>Per:</w:t>
            </w:r>
            <w:r w:rsidRPr="007A0C3E">
              <w:rPr>
                <w:rFonts w:ascii="Calibri" w:hAnsi="Calibri"/>
                <w:szCs w:val="22"/>
              </w:rPr>
              <w:t xml:space="preserve">     </w:t>
            </w:r>
            <w:r w:rsidR="00C91C1B" w:rsidRPr="007A0C3E">
              <w:rPr>
                <w:rFonts w:ascii="Calibri" w:hAnsi="Calibri"/>
                <w:szCs w:val="22"/>
              </w:rPr>
              <w:t xml:space="preserve"> </w:t>
            </w:r>
            <w:r w:rsidR="009F305D" w:rsidRPr="007A0C3E">
              <w:rPr>
                <w:rFonts w:ascii="Calibri" w:hAnsi="Calibri"/>
                <w:szCs w:val="22"/>
              </w:rPr>
              <w:t xml:space="preserve"> </w:t>
            </w:r>
            <w:sdt>
              <w:sdtPr>
                <w:rPr>
                  <w:rFonts w:ascii="Calibri" w:hAnsi="Calibri"/>
                  <w:szCs w:val="22"/>
                </w:rPr>
                <w:id w:val="652952743"/>
                <w:placeholder>
                  <w:docPart w:val="DefaultPlaceholder_-1854013440"/>
                </w:placeholder>
                <w15:webExtensionCreated/>
              </w:sdtPr>
              <w:sdtEndPr/>
              <w:sdtContent>
                <w:r w:rsidR="008F6127">
                  <w:rPr>
                    <w:rFonts w:ascii="Calibri" w:hAnsi="Calibri"/>
                    <w:szCs w:val="22"/>
                  </w:rPr>
                  <w:t>Raquel Alleyne</w:t>
                </w:r>
              </w:sdtContent>
            </w:sdt>
            <w:r w:rsidR="009F305D" w:rsidRPr="007A0C3E">
              <w:rPr>
                <w:rFonts w:ascii="Calibri" w:hAnsi="Calibri"/>
                <w:szCs w:val="22"/>
              </w:rPr>
              <w:t xml:space="preserve">    </w:t>
            </w:r>
          </w:p>
          <w:p w14:paraId="253D7945" w14:textId="27EE892F" w:rsidR="00DD2721" w:rsidRPr="007A0C3E" w:rsidRDefault="00DD2721" w:rsidP="006B2AC7">
            <w:pPr>
              <w:rPr>
                <w:rFonts w:ascii="Calibri" w:hAnsi="Calibri"/>
                <w:szCs w:val="22"/>
              </w:rPr>
            </w:pPr>
            <w:r w:rsidRPr="007A0C3E">
              <w:rPr>
                <w:rFonts w:ascii="Calibri" w:hAnsi="Calibri"/>
                <w:b/>
                <w:szCs w:val="22"/>
              </w:rPr>
              <w:t>Title:</w:t>
            </w:r>
            <w:r w:rsidRPr="007A0C3E">
              <w:rPr>
                <w:rFonts w:ascii="Calibri" w:hAnsi="Calibri"/>
                <w:szCs w:val="22"/>
              </w:rPr>
              <w:t xml:space="preserve">    </w:t>
            </w:r>
            <w:r w:rsidR="009F305D" w:rsidRPr="007A0C3E">
              <w:rPr>
                <w:rFonts w:ascii="Calibri" w:hAnsi="Calibri"/>
                <w:szCs w:val="22"/>
              </w:rPr>
              <w:t xml:space="preserve"> </w:t>
            </w:r>
            <w:r w:rsidR="00BF6F58">
              <w:rPr>
                <w:rFonts w:ascii="Calibri" w:hAnsi="Calibri"/>
                <w:szCs w:val="22"/>
              </w:rPr>
              <w:t>‌</w:t>
            </w:r>
            <w:sdt>
              <w:sdtPr>
                <w:rPr>
                  <w:rFonts w:ascii="Calibri" w:hAnsi="Calibri"/>
                  <w:szCs w:val="22"/>
                </w:rPr>
                <w:id w:val="-98946240"/>
                <w:placeholder>
                  <w:docPart w:val="DefaultPlaceholder_-1854013440"/>
                </w:placeholder>
                <w15:webExtensionCreated/>
              </w:sdtPr>
              <w:sdtEndPr/>
              <w:sdtContent>
                <w:r w:rsidR="00BF6F58">
                  <w:rPr>
                    <w:rFonts w:ascii="Calibri" w:hAnsi="Calibri"/>
                    <w:szCs w:val="22"/>
                  </w:rPr>
                  <w:t>Contracts Manager / Authorized Signatory</w:t>
                </w:r>
              </w:sdtContent>
            </w:sdt>
          </w:p>
          <w:p w14:paraId="42621D5D" w14:textId="606F5DE2" w:rsidR="00C91C1B" w:rsidRDefault="00BD2656" w:rsidP="005549BC">
            <w:pPr>
              <w:rPr>
                <w:rFonts w:ascii="Calibri" w:hAnsi="Calibri"/>
                <w:bCs/>
                <w:szCs w:val="22"/>
                <w:lang w:val="en-CA" w:eastAsia="en-CA"/>
              </w:rPr>
            </w:pPr>
            <w:r w:rsidRPr="007A0C3E">
              <w:rPr>
                <w:rFonts w:ascii="Calibri" w:hAnsi="Calibri"/>
                <w:b/>
                <w:szCs w:val="22"/>
              </w:rPr>
              <w:t xml:space="preserve">E-mail </w:t>
            </w:r>
            <w:r w:rsidR="00C91C1B" w:rsidRPr="007A0C3E">
              <w:rPr>
                <w:rFonts w:ascii="Calibri" w:hAnsi="Calibri"/>
                <w:b/>
                <w:szCs w:val="22"/>
              </w:rPr>
              <w:t>Address:</w:t>
            </w:r>
            <w:r w:rsidR="00C91C1B" w:rsidRPr="007A0C3E">
              <w:rPr>
                <w:rFonts w:ascii="Calibri" w:hAnsi="Calibri"/>
                <w:szCs w:val="22"/>
              </w:rPr>
              <w:t xml:space="preserve">  </w:t>
            </w:r>
            <w:sdt>
              <w:sdtPr>
                <w:rPr>
                  <w:rFonts w:ascii="Calibri" w:hAnsi="Calibri"/>
                  <w:szCs w:val="22"/>
                </w:rPr>
                <w:id w:val="1282693657"/>
                <w:placeholder>
                  <w:docPart w:val="DefaultPlaceholder_-1854013440"/>
                </w:placeholder>
                <w15:webExtensionCreated/>
              </w:sdtPr>
              <w:sdtEndPr/>
              <w:sdtContent>
                <w:r w:rsidR="00C173FD">
                  <w:rPr>
                    <w:rFonts w:ascii="Calibri" w:hAnsi="Calibri"/>
                    <w:szCs w:val="22"/>
                  </w:rPr>
                  <w:t>ralleyne@stscapital.com</w:t>
                </w:r>
              </w:sdtContent>
            </w:sdt>
          </w:p>
          <w:p w14:paraId="4097FE89" w14:textId="77777777" w:rsidR="005532E0" w:rsidRDefault="005532E0" w:rsidP="005549BC">
            <w:pPr>
              <w:rPr>
                <w:rFonts w:ascii="Calibri" w:hAnsi="Calibri"/>
                <w:bCs/>
                <w:szCs w:val="22"/>
                <w:lang w:val="en-CA" w:eastAsia="en-CA"/>
              </w:rPr>
            </w:pPr>
          </w:p>
          <w:p w14:paraId="5881749F" w14:textId="77777777" w:rsidR="005532E0" w:rsidRPr="007A0C3E" w:rsidRDefault="005532E0" w:rsidP="005549BC">
            <w:pPr>
              <w:rPr>
                <w:rFonts w:ascii="Calibri" w:hAnsi="Calibri"/>
                <w:szCs w:val="22"/>
              </w:rPr>
            </w:pPr>
          </w:p>
          <w:p w14:paraId="490D55B2" w14:textId="77777777" w:rsidR="00DD2721" w:rsidRPr="007A0C3E" w:rsidRDefault="00DD2721" w:rsidP="006B2AC7">
            <w:pPr>
              <w:ind w:left="1152"/>
              <w:rPr>
                <w:rFonts w:ascii="Calibri" w:hAnsi="Calibri"/>
                <w:szCs w:val="22"/>
              </w:rPr>
            </w:pPr>
          </w:p>
          <w:p w14:paraId="1F9D707F" w14:textId="4C8EB58A" w:rsidR="00DD2721" w:rsidRPr="007A0C3E" w:rsidRDefault="009F305D" w:rsidP="006B2AC7">
            <w:pPr>
              <w:rPr>
                <w:rFonts w:ascii="Calibri" w:hAnsi="Calibri"/>
                <w:szCs w:val="22"/>
              </w:rPr>
            </w:pPr>
            <w:r w:rsidRPr="007A0C3E">
              <w:rPr>
                <w:rFonts w:ascii="Calibri" w:hAnsi="Calibri"/>
                <w:b/>
                <w:szCs w:val="22"/>
              </w:rPr>
              <w:t>Signed in:</w:t>
            </w:r>
            <w:r w:rsidRPr="007A0C3E">
              <w:rPr>
                <w:rFonts w:ascii="Calibri" w:hAnsi="Calibri"/>
                <w:szCs w:val="22"/>
              </w:rPr>
              <w:t xml:space="preserve"> </w:t>
            </w:r>
            <w:r w:rsidR="00DD2721" w:rsidRPr="007A0C3E">
              <w:rPr>
                <w:rFonts w:ascii="Calibri" w:hAnsi="Calibri"/>
                <w:szCs w:val="22"/>
              </w:rPr>
              <w:t xml:space="preserve"> _______________________</w:t>
            </w:r>
          </w:p>
          <w:p w14:paraId="75F18203" w14:textId="77777777" w:rsidR="00DD2721" w:rsidRPr="007A0C3E" w:rsidRDefault="00DD2721" w:rsidP="006B2AC7">
            <w:pPr>
              <w:rPr>
                <w:rFonts w:ascii="Calibri" w:hAnsi="Calibri"/>
                <w:szCs w:val="22"/>
              </w:rPr>
            </w:pPr>
          </w:p>
          <w:p w14:paraId="4D15B10A" w14:textId="19D7527E" w:rsidR="00DD2721" w:rsidRPr="007A0C3E" w:rsidRDefault="00951E24" w:rsidP="006B2AC7">
            <w:pPr>
              <w:rPr>
                <w:rFonts w:ascii="Calibri" w:hAnsi="Calibri"/>
                <w:b/>
                <w:szCs w:val="22"/>
              </w:rPr>
            </w:pPr>
            <w:r w:rsidRPr="007A0C3E">
              <w:rPr>
                <w:rFonts w:ascii="Calibri" w:hAnsi="Calibri"/>
                <w:b/>
                <w:szCs w:val="22"/>
              </w:rPr>
              <w:t>Date signed:</w:t>
            </w:r>
            <w:r w:rsidR="00855E8D" w:rsidRPr="007A0C3E">
              <w:rPr>
                <w:rFonts w:ascii="Calibri" w:hAnsi="Calibri"/>
                <w:szCs w:val="22"/>
              </w:rPr>
              <w:t xml:space="preserve"> _____________________</w:t>
            </w:r>
          </w:p>
          <w:p w14:paraId="5435A187" w14:textId="77777777" w:rsidR="00DD2721" w:rsidRPr="007A0C3E" w:rsidRDefault="00DD2721" w:rsidP="006B2AC7">
            <w:pPr>
              <w:rPr>
                <w:rFonts w:ascii="Calibri" w:hAnsi="Calibri"/>
                <w:szCs w:val="22"/>
              </w:rPr>
            </w:pPr>
          </w:p>
          <w:p w14:paraId="28828A2B" w14:textId="77777777" w:rsidR="00423102" w:rsidRPr="007A0C3E" w:rsidRDefault="00423102" w:rsidP="006B2AC7">
            <w:pPr>
              <w:rPr>
                <w:rFonts w:ascii="Calibri" w:hAnsi="Calibri"/>
                <w:szCs w:val="22"/>
              </w:rPr>
            </w:pPr>
          </w:p>
          <w:p w14:paraId="32FB4A18" w14:textId="77777777" w:rsidR="00423102" w:rsidRPr="007A0C3E" w:rsidRDefault="00423102" w:rsidP="006B2AC7">
            <w:pPr>
              <w:rPr>
                <w:rFonts w:ascii="Calibri" w:hAnsi="Calibri"/>
                <w:szCs w:val="22"/>
              </w:rPr>
            </w:pPr>
          </w:p>
          <w:p w14:paraId="6D565694" w14:textId="77777777" w:rsidR="00DD2721" w:rsidRPr="007A0C3E" w:rsidRDefault="00DD2721" w:rsidP="006B2AC7">
            <w:pPr>
              <w:rPr>
                <w:rFonts w:ascii="Calibri" w:hAnsi="Calibri"/>
                <w:szCs w:val="22"/>
              </w:rPr>
            </w:pPr>
          </w:p>
        </w:tc>
      </w:tr>
      <w:tr w:rsidR="00DD2721" w:rsidRPr="007A0C3E" w14:paraId="5D74C243" w14:textId="77777777" w:rsidTr="0062440B">
        <w:tc>
          <w:tcPr>
            <w:tcW w:w="4552" w:type="dxa"/>
          </w:tcPr>
          <w:p w14:paraId="6E28AF46" w14:textId="77777777" w:rsidR="00DD2721" w:rsidRPr="007A0C3E" w:rsidRDefault="00DD2721" w:rsidP="006B2AC7">
            <w:pPr>
              <w:pBdr>
                <w:bottom w:val="single" w:sz="12" w:space="1" w:color="auto"/>
              </w:pBdr>
              <w:rPr>
                <w:rFonts w:ascii="Calibri" w:hAnsi="Calibri"/>
                <w:szCs w:val="22"/>
              </w:rPr>
            </w:pPr>
          </w:p>
          <w:p w14:paraId="29D8EFBD" w14:textId="77777777" w:rsidR="00374B43" w:rsidRPr="007A0C3E" w:rsidRDefault="00374B43" w:rsidP="006B2AC7">
            <w:pPr>
              <w:pBdr>
                <w:bottom w:val="single" w:sz="12" w:space="1" w:color="auto"/>
              </w:pBdr>
              <w:rPr>
                <w:rFonts w:ascii="Calibri" w:hAnsi="Calibri"/>
                <w:szCs w:val="22"/>
              </w:rPr>
            </w:pPr>
          </w:p>
          <w:p w14:paraId="0272014D" w14:textId="77777777" w:rsidR="00374B43" w:rsidRPr="007A0C3E" w:rsidRDefault="00374B43" w:rsidP="006B2AC7">
            <w:pPr>
              <w:pBdr>
                <w:bottom w:val="single" w:sz="12" w:space="1" w:color="auto"/>
              </w:pBdr>
              <w:rPr>
                <w:rFonts w:ascii="Calibri" w:hAnsi="Calibri"/>
                <w:szCs w:val="22"/>
              </w:rPr>
            </w:pPr>
            <w:r w:rsidRPr="007A0C3E">
              <w:rPr>
                <w:rFonts w:ascii="Calibri" w:hAnsi="Calibri"/>
                <w:szCs w:val="22"/>
              </w:rPr>
              <w:t>x</w:t>
            </w:r>
          </w:p>
          <w:sdt>
            <w:sdtPr>
              <w:rPr>
                <w:rFonts w:asciiTheme="minorHAnsi" w:hAnsiTheme="minorHAnsi"/>
                <w:b/>
                <w:szCs w:val="22"/>
              </w:rPr>
              <w:id w:val="-757828863"/>
              <w:placeholder>
                <w:docPart w:val="DefaultPlaceholder_-1854013440"/>
              </w:placeholder>
              <w15:webExtensionCreated/>
            </w:sdtPr>
            <w:sdtEndPr/>
            <w:sdtContent>
              <w:p w14:paraId="6AA8A011" w14:textId="6B564C09" w:rsidR="007848DB" w:rsidRPr="007A0C3E" w:rsidRDefault="005532E0" w:rsidP="006B2AC7">
                <w:pPr>
                  <w:rPr>
                    <w:rFonts w:asciiTheme="minorHAnsi" w:hAnsiTheme="minorHAnsi"/>
                    <w:b/>
                    <w:szCs w:val="22"/>
                  </w:rPr>
                </w:pPr>
                <w:del w:id="13" w:author="STS" w:date="2025-04-07T11:09:00Z" w16du:dateUtc="2025-04-07T09:09:00Z">
                  <w:r w:rsidDel="000860F3">
                    <w:rPr>
                      <w:rFonts w:asciiTheme="minorHAnsi" w:hAnsiTheme="minorHAnsi"/>
                      <w:b/>
                      <w:szCs w:val="22"/>
                    </w:rPr>
                    <w:delText>[</w:delText>
                  </w:r>
                </w:del>
                <w:r w:rsidR="00E91569">
                  <w:rPr>
                    <w:rFonts w:asciiTheme="minorHAnsi" w:hAnsiTheme="minorHAnsi"/>
                    <w:b/>
                    <w:szCs w:val="22"/>
                  </w:rPr>
                  <w:t>Tim Latimer</w:t>
                </w:r>
                <w:del w:id="14" w:author="STS" w:date="2025-04-07T11:09:00Z" w16du:dateUtc="2025-04-07T09:09:00Z">
                  <w:r w:rsidDel="000860F3">
                    <w:rPr>
                      <w:rFonts w:asciiTheme="minorHAnsi" w:hAnsiTheme="minorHAnsi"/>
                      <w:b/>
                      <w:szCs w:val="22"/>
                    </w:rPr>
                    <w:delText>]</w:delText>
                  </w:r>
                </w:del>
              </w:p>
            </w:sdtContent>
          </w:sdt>
          <w:p w14:paraId="621195C0" w14:textId="54D67BE9" w:rsidR="00DD2721" w:rsidRPr="007A0C3E" w:rsidRDefault="00FE741F" w:rsidP="006B2AC7">
            <w:pPr>
              <w:pStyle w:val="BodyText2"/>
              <w:spacing w:after="0" w:line="240" w:lineRule="auto"/>
              <w:rPr>
                <w:rFonts w:ascii="Calibri" w:hAnsi="Calibri"/>
                <w:szCs w:val="22"/>
              </w:rPr>
            </w:pPr>
            <w:r w:rsidRPr="007A0C3E">
              <w:rPr>
                <w:rFonts w:ascii="Calibri" w:hAnsi="Calibri"/>
                <w:szCs w:val="22"/>
              </w:rPr>
              <w:t>I</w:t>
            </w:r>
            <w:r w:rsidR="00374B43" w:rsidRPr="007A0C3E">
              <w:rPr>
                <w:rFonts w:ascii="Calibri" w:hAnsi="Calibri"/>
                <w:szCs w:val="22"/>
              </w:rPr>
              <w:t xml:space="preserve">, </w:t>
            </w:r>
            <w:r w:rsidRPr="007A0C3E">
              <w:rPr>
                <w:rFonts w:ascii="Calibri" w:hAnsi="Calibri"/>
                <w:szCs w:val="22"/>
              </w:rPr>
              <w:t>as the m</w:t>
            </w:r>
            <w:r w:rsidR="00134C28" w:rsidRPr="007A0C3E">
              <w:rPr>
                <w:rFonts w:ascii="Calibri" w:hAnsi="Calibri"/>
                <w:szCs w:val="22"/>
              </w:rPr>
              <w:t>ajority shareholder</w:t>
            </w:r>
            <w:r w:rsidRPr="007A0C3E">
              <w:rPr>
                <w:rFonts w:ascii="Calibri" w:hAnsi="Calibri"/>
                <w:szCs w:val="22"/>
              </w:rPr>
              <w:t xml:space="preserve"> of the Client</w:t>
            </w:r>
            <w:r w:rsidR="00374B43" w:rsidRPr="007A0C3E">
              <w:rPr>
                <w:rFonts w:ascii="Calibri" w:hAnsi="Calibri"/>
                <w:szCs w:val="22"/>
              </w:rPr>
              <w:t>,</w:t>
            </w:r>
            <w:r w:rsidRPr="007A0C3E">
              <w:rPr>
                <w:rFonts w:ascii="Calibri" w:hAnsi="Calibri"/>
                <w:szCs w:val="22"/>
              </w:rPr>
              <w:t xml:space="preserve"> hereby </w:t>
            </w:r>
            <w:r w:rsidR="0021693E" w:rsidRPr="007A0C3E">
              <w:rPr>
                <w:rFonts w:ascii="Calibri" w:hAnsi="Calibri"/>
                <w:szCs w:val="22"/>
              </w:rPr>
              <w:t xml:space="preserve">provide the warranties set out in, and </w:t>
            </w:r>
            <w:r w:rsidRPr="007A0C3E">
              <w:rPr>
                <w:rFonts w:ascii="Calibri" w:hAnsi="Calibri"/>
                <w:szCs w:val="22"/>
              </w:rPr>
              <w:t>agree to be bound by</w:t>
            </w:r>
            <w:r w:rsidR="0021693E" w:rsidRPr="007A0C3E">
              <w:rPr>
                <w:rFonts w:ascii="Calibri" w:hAnsi="Calibri"/>
                <w:szCs w:val="22"/>
              </w:rPr>
              <w:t>,</w:t>
            </w:r>
            <w:r w:rsidRPr="007A0C3E">
              <w:rPr>
                <w:rFonts w:ascii="Calibri" w:hAnsi="Calibri"/>
                <w:szCs w:val="22"/>
              </w:rPr>
              <w:t xml:space="preserve"> the provisions of clauses </w:t>
            </w:r>
            <w:r w:rsidRPr="007A0C3E">
              <w:rPr>
                <w:rFonts w:ascii="Calibri" w:hAnsi="Calibri"/>
                <w:szCs w:val="22"/>
              </w:rPr>
              <w:fldChar w:fldCharType="begin"/>
            </w:r>
            <w:r w:rsidRPr="007A0C3E">
              <w:rPr>
                <w:rFonts w:ascii="Calibri" w:hAnsi="Calibri"/>
                <w:szCs w:val="22"/>
              </w:rPr>
              <w:instrText xml:space="preserve"> REF _Ref47364334 \r \h </w:instrText>
            </w:r>
            <w:r w:rsidR="001A0A2F" w:rsidRPr="007A0C3E">
              <w:rPr>
                <w:rFonts w:ascii="Calibri" w:hAnsi="Calibri"/>
                <w:szCs w:val="22"/>
              </w:rPr>
              <w:instrText xml:space="preserve"> \* MERGEFORMAT </w:instrText>
            </w:r>
            <w:r w:rsidRPr="007A0C3E">
              <w:rPr>
                <w:rFonts w:ascii="Calibri" w:hAnsi="Calibri"/>
                <w:szCs w:val="22"/>
              </w:rPr>
            </w:r>
            <w:r w:rsidRPr="007A0C3E">
              <w:rPr>
                <w:rFonts w:ascii="Calibri" w:hAnsi="Calibri"/>
                <w:szCs w:val="22"/>
              </w:rPr>
              <w:fldChar w:fldCharType="separate"/>
            </w:r>
            <w:r w:rsidR="008F73A1">
              <w:rPr>
                <w:rFonts w:ascii="Calibri" w:hAnsi="Calibri"/>
                <w:szCs w:val="22"/>
              </w:rPr>
              <w:t>18</w:t>
            </w:r>
            <w:r w:rsidRPr="007A0C3E">
              <w:rPr>
                <w:rFonts w:ascii="Calibri" w:hAnsi="Calibri"/>
                <w:szCs w:val="22"/>
              </w:rPr>
              <w:fldChar w:fldCharType="end"/>
            </w:r>
            <w:r w:rsidRPr="007A0C3E">
              <w:rPr>
                <w:rFonts w:ascii="Calibri" w:hAnsi="Calibri"/>
                <w:szCs w:val="22"/>
              </w:rPr>
              <w:t xml:space="preserve"> and </w:t>
            </w:r>
            <w:r w:rsidR="008C120A" w:rsidRPr="007A0C3E">
              <w:rPr>
                <w:rFonts w:ascii="Calibri" w:hAnsi="Calibri"/>
                <w:szCs w:val="22"/>
              </w:rPr>
              <w:fldChar w:fldCharType="begin"/>
            </w:r>
            <w:r w:rsidR="008C120A" w:rsidRPr="007A0C3E">
              <w:rPr>
                <w:rFonts w:ascii="Calibri" w:hAnsi="Calibri"/>
                <w:szCs w:val="22"/>
              </w:rPr>
              <w:instrText xml:space="preserve"> REF _Ref103589696 \r \h </w:instrText>
            </w:r>
            <w:r w:rsidR="007A0C3E">
              <w:rPr>
                <w:rFonts w:ascii="Calibri" w:hAnsi="Calibri"/>
                <w:szCs w:val="22"/>
              </w:rPr>
              <w:instrText xml:space="preserve"> \* MERGEFORMAT </w:instrText>
            </w:r>
            <w:r w:rsidR="008C120A" w:rsidRPr="007A0C3E">
              <w:rPr>
                <w:rFonts w:ascii="Calibri" w:hAnsi="Calibri"/>
                <w:szCs w:val="22"/>
              </w:rPr>
            </w:r>
            <w:r w:rsidR="008C120A" w:rsidRPr="007A0C3E">
              <w:rPr>
                <w:rFonts w:ascii="Calibri" w:hAnsi="Calibri"/>
                <w:szCs w:val="22"/>
              </w:rPr>
              <w:fldChar w:fldCharType="separate"/>
            </w:r>
            <w:r w:rsidR="008F73A1">
              <w:rPr>
                <w:rFonts w:ascii="Calibri" w:hAnsi="Calibri"/>
                <w:szCs w:val="22"/>
              </w:rPr>
              <w:t>20</w:t>
            </w:r>
            <w:r w:rsidR="008C120A" w:rsidRPr="007A0C3E">
              <w:rPr>
                <w:rFonts w:ascii="Calibri" w:hAnsi="Calibri"/>
                <w:szCs w:val="22"/>
              </w:rPr>
              <w:fldChar w:fldCharType="end"/>
            </w:r>
            <w:r w:rsidRPr="007A0C3E">
              <w:rPr>
                <w:rFonts w:ascii="Calibri" w:hAnsi="Calibri"/>
                <w:szCs w:val="22"/>
              </w:rPr>
              <w:t xml:space="preserve"> of this Agreement</w:t>
            </w:r>
            <w:r w:rsidR="0021693E" w:rsidRPr="007A0C3E">
              <w:rPr>
                <w:rFonts w:ascii="Calibri" w:hAnsi="Calibri"/>
                <w:szCs w:val="22"/>
              </w:rPr>
              <w:t>, respectively</w:t>
            </w:r>
            <w:r w:rsidRPr="007A0C3E">
              <w:rPr>
                <w:rFonts w:ascii="Calibri" w:hAnsi="Calibri"/>
                <w:szCs w:val="22"/>
              </w:rPr>
              <w:t>.</w:t>
            </w:r>
          </w:p>
          <w:p w14:paraId="57AAD4F8" w14:textId="77777777" w:rsidR="000F2F43" w:rsidRPr="007A0C3E" w:rsidRDefault="000F2F43" w:rsidP="006B2AC7">
            <w:pPr>
              <w:rPr>
                <w:rFonts w:ascii="Calibri" w:hAnsi="Calibri"/>
                <w:szCs w:val="22"/>
              </w:rPr>
            </w:pPr>
          </w:p>
          <w:p w14:paraId="4FB90F5A" w14:textId="77777777" w:rsidR="00B1131F" w:rsidRPr="007A0C3E" w:rsidRDefault="00B1131F" w:rsidP="006B2AC7">
            <w:pPr>
              <w:autoSpaceDE w:val="0"/>
              <w:autoSpaceDN w:val="0"/>
              <w:adjustRightInd w:val="0"/>
              <w:rPr>
                <w:rFonts w:asciiTheme="minorHAnsi" w:hAnsiTheme="minorHAnsi" w:cs="Verdana"/>
                <w:b/>
                <w:szCs w:val="22"/>
                <w:lang w:val="en-CA"/>
              </w:rPr>
            </w:pPr>
          </w:p>
          <w:p w14:paraId="098EC0B2" w14:textId="77777777" w:rsidR="00062086" w:rsidRPr="007A0C3E" w:rsidRDefault="007848DB" w:rsidP="006B2AC7">
            <w:pPr>
              <w:rPr>
                <w:rFonts w:asciiTheme="minorHAnsi" w:hAnsiTheme="minorHAnsi"/>
                <w:bCs/>
                <w:szCs w:val="22"/>
              </w:rPr>
            </w:pPr>
            <w:r w:rsidRPr="007A0C3E">
              <w:rPr>
                <w:rFonts w:asciiTheme="minorHAnsi" w:hAnsiTheme="minorHAnsi"/>
                <w:b/>
                <w:szCs w:val="22"/>
              </w:rPr>
              <w:t xml:space="preserve">Address:    </w:t>
            </w:r>
          </w:p>
          <w:p w14:paraId="44832DB4" w14:textId="77777777" w:rsidR="003C136D" w:rsidRPr="007A0C3E" w:rsidRDefault="003C136D" w:rsidP="006B2AC7">
            <w:pPr>
              <w:rPr>
                <w:rFonts w:asciiTheme="minorHAnsi" w:hAnsiTheme="minorHAnsi"/>
                <w:szCs w:val="22"/>
              </w:rPr>
            </w:pPr>
          </w:p>
          <w:p w14:paraId="777D1F57" w14:textId="77777777" w:rsidR="003C136D" w:rsidRPr="007A0C3E" w:rsidRDefault="003C136D" w:rsidP="006B2AC7">
            <w:pPr>
              <w:rPr>
                <w:rFonts w:asciiTheme="minorHAnsi" w:hAnsiTheme="minorHAnsi"/>
                <w:szCs w:val="22"/>
              </w:rPr>
            </w:pPr>
          </w:p>
          <w:p w14:paraId="16283B5A" w14:textId="14DDE8D9" w:rsidR="00DD2721" w:rsidRPr="007A0C3E" w:rsidRDefault="009F305D" w:rsidP="006B2AC7">
            <w:pPr>
              <w:rPr>
                <w:rFonts w:ascii="Calibri" w:hAnsi="Calibri"/>
                <w:szCs w:val="22"/>
              </w:rPr>
            </w:pPr>
            <w:r w:rsidRPr="007A0C3E">
              <w:rPr>
                <w:rFonts w:ascii="Calibri" w:hAnsi="Calibri"/>
                <w:b/>
                <w:szCs w:val="22"/>
              </w:rPr>
              <w:t>Signed in:</w:t>
            </w:r>
            <w:r w:rsidRPr="007A0C3E">
              <w:rPr>
                <w:rFonts w:ascii="Calibri" w:hAnsi="Calibri"/>
                <w:szCs w:val="22"/>
              </w:rPr>
              <w:t xml:space="preserve"> </w:t>
            </w:r>
            <w:r w:rsidR="00DD2721" w:rsidRPr="007A0C3E">
              <w:rPr>
                <w:rFonts w:ascii="Calibri" w:hAnsi="Calibri"/>
                <w:szCs w:val="22"/>
              </w:rPr>
              <w:t xml:space="preserve"> _______________________</w:t>
            </w:r>
          </w:p>
          <w:p w14:paraId="2079B128" w14:textId="77777777" w:rsidR="00DD2721" w:rsidRPr="007A0C3E" w:rsidRDefault="00DD2721" w:rsidP="006B2AC7">
            <w:pPr>
              <w:rPr>
                <w:rFonts w:ascii="Calibri" w:hAnsi="Calibri"/>
                <w:szCs w:val="22"/>
              </w:rPr>
            </w:pPr>
          </w:p>
          <w:p w14:paraId="778E0D9D" w14:textId="01D18BEC" w:rsidR="00855E8D" w:rsidRPr="007A0C3E" w:rsidRDefault="00951E24" w:rsidP="006B2AC7">
            <w:pPr>
              <w:rPr>
                <w:rFonts w:ascii="Calibri" w:hAnsi="Calibri"/>
                <w:szCs w:val="22"/>
              </w:rPr>
            </w:pPr>
            <w:r w:rsidRPr="007A0C3E">
              <w:rPr>
                <w:rFonts w:ascii="Calibri" w:hAnsi="Calibri"/>
                <w:b/>
                <w:szCs w:val="22"/>
              </w:rPr>
              <w:t>Date signed:</w:t>
            </w:r>
            <w:r w:rsidR="00855E8D" w:rsidRPr="007A0C3E">
              <w:rPr>
                <w:rFonts w:ascii="Calibri" w:hAnsi="Calibri"/>
                <w:szCs w:val="22"/>
              </w:rPr>
              <w:t xml:space="preserve"> ______________________</w:t>
            </w:r>
          </w:p>
          <w:p w14:paraId="1FAD482F" w14:textId="77777777" w:rsidR="00DD2721" w:rsidRPr="007A0C3E" w:rsidRDefault="00DD2721" w:rsidP="006B2AC7">
            <w:pPr>
              <w:rPr>
                <w:rFonts w:ascii="Calibri" w:hAnsi="Calibri"/>
                <w:b/>
                <w:szCs w:val="22"/>
              </w:rPr>
            </w:pPr>
          </w:p>
          <w:p w14:paraId="68E5C42C" w14:textId="77777777" w:rsidR="00A90037" w:rsidRPr="007A0C3E" w:rsidRDefault="00A90037" w:rsidP="006B2AC7">
            <w:pPr>
              <w:rPr>
                <w:rFonts w:ascii="Calibri" w:hAnsi="Calibri"/>
                <w:szCs w:val="22"/>
              </w:rPr>
            </w:pPr>
          </w:p>
          <w:p w14:paraId="51A3C8D0" w14:textId="77777777" w:rsidR="00A90037" w:rsidRPr="007A0C3E" w:rsidRDefault="00A90037" w:rsidP="006B2AC7">
            <w:pPr>
              <w:rPr>
                <w:rFonts w:ascii="Calibri" w:hAnsi="Calibri"/>
                <w:szCs w:val="22"/>
              </w:rPr>
            </w:pPr>
          </w:p>
        </w:tc>
        <w:tc>
          <w:tcPr>
            <w:tcW w:w="236" w:type="dxa"/>
          </w:tcPr>
          <w:p w14:paraId="135BC4EF" w14:textId="77777777" w:rsidR="00DD2721" w:rsidRPr="007A0C3E" w:rsidRDefault="00DD2721" w:rsidP="006B2AC7">
            <w:pPr>
              <w:rPr>
                <w:rFonts w:ascii="Calibri" w:hAnsi="Calibri"/>
                <w:szCs w:val="22"/>
              </w:rPr>
            </w:pPr>
          </w:p>
        </w:tc>
        <w:tc>
          <w:tcPr>
            <w:tcW w:w="4680" w:type="dxa"/>
          </w:tcPr>
          <w:p w14:paraId="429EB17B" w14:textId="77777777" w:rsidR="001E2065" w:rsidRPr="007A0C3E" w:rsidRDefault="001E2065" w:rsidP="006B2AC7">
            <w:pPr>
              <w:pBdr>
                <w:bottom w:val="single" w:sz="12" w:space="1" w:color="auto"/>
              </w:pBdr>
              <w:rPr>
                <w:rFonts w:ascii="Calibri" w:hAnsi="Calibri"/>
                <w:szCs w:val="22"/>
              </w:rPr>
            </w:pPr>
          </w:p>
          <w:p w14:paraId="5D0B9F69" w14:textId="77777777" w:rsidR="00374B43" w:rsidRPr="007A0C3E" w:rsidRDefault="00374B43" w:rsidP="006B2AC7">
            <w:pPr>
              <w:pBdr>
                <w:bottom w:val="single" w:sz="12" w:space="1" w:color="auto"/>
              </w:pBdr>
              <w:rPr>
                <w:rFonts w:ascii="Calibri" w:hAnsi="Calibri"/>
                <w:szCs w:val="22"/>
              </w:rPr>
            </w:pPr>
          </w:p>
          <w:p w14:paraId="21EF7648" w14:textId="77777777" w:rsidR="00374B43" w:rsidRPr="007A0C3E" w:rsidRDefault="00374B43" w:rsidP="006B2AC7">
            <w:pPr>
              <w:pBdr>
                <w:bottom w:val="single" w:sz="12" w:space="1" w:color="auto"/>
              </w:pBdr>
              <w:rPr>
                <w:rFonts w:ascii="Calibri" w:hAnsi="Calibri"/>
                <w:szCs w:val="22"/>
              </w:rPr>
            </w:pPr>
            <w:r w:rsidRPr="007A0C3E">
              <w:rPr>
                <w:rFonts w:ascii="Calibri" w:hAnsi="Calibri"/>
                <w:szCs w:val="22"/>
              </w:rPr>
              <w:t>x</w:t>
            </w:r>
          </w:p>
          <w:sdt>
            <w:sdtPr>
              <w:rPr>
                <w:rFonts w:ascii="Calibri" w:hAnsi="Calibri"/>
                <w:b/>
                <w:szCs w:val="22"/>
              </w:rPr>
              <w:id w:val="-1549297058"/>
              <w:placeholder>
                <w:docPart w:val="DefaultPlaceholder_-1854013440"/>
              </w:placeholder>
              <w15:webExtensionCreated/>
            </w:sdtPr>
            <w:sdtEndPr/>
            <w:sdtContent>
              <w:p w14:paraId="067F078E" w14:textId="224BF644" w:rsidR="005532E0" w:rsidRDefault="00A854D0" w:rsidP="006B2AC7">
                <w:pPr>
                  <w:pStyle w:val="BodyText2"/>
                  <w:spacing w:after="0" w:line="240" w:lineRule="auto"/>
                  <w:rPr>
                    <w:rFonts w:ascii="Calibri" w:hAnsi="Calibri"/>
                    <w:b/>
                    <w:szCs w:val="22"/>
                  </w:rPr>
                </w:pPr>
                <w:r>
                  <w:rPr>
                    <w:rFonts w:ascii="Calibri" w:hAnsi="Calibri"/>
                    <w:b/>
                    <w:szCs w:val="22"/>
                  </w:rPr>
                  <w:t>STS Capital Partners Inc</w:t>
                </w:r>
              </w:p>
            </w:sdtContent>
          </w:sdt>
          <w:p w14:paraId="6D0331FB" w14:textId="391F72AC" w:rsidR="00DD2721" w:rsidRPr="007A0C3E" w:rsidRDefault="00951E24" w:rsidP="006B2AC7">
            <w:pPr>
              <w:pStyle w:val="BodyText2"/>
              <w:spacing w:after="0" w:line="240" w:lineRule="auto"/>
              <w:rPr>
                <w:rFonts w:ascii="Calibri" w:hAnsi="Calibri"/>
                <w:szCs w:val="22"/>
              </w:rPr>
            </w:pPr>
            <w:r w:rsidRPr="007A0C3E">
              <w:rPr>
                <w:rFonts w:ascii="Calibri" w:hAnsi="Calibri"/>
                <w:szCs w:val="22"/>
              </w:rPr>
              <w:t>Ratified and accepted by the Board of Directors</w:t>
            </w:r>
          </w:p>
          <w:p w14:paraId="2EA157CE" w14:textId="77777777" w:rsidR="00DD2721" w:rsidRPr="007A0C3E" w:rsidRDefault="00DD2721" w:rsidP="006B2AC7">
            <w:pPr>
              <w:rPr>
                <w:rFonts w:ascii="Calibri" w:hAnsi="Calibri"/>
                <w:szCs w:val="22"/>
              </w:rPr>
            </w:pPr>
          </w:p>
          <w:p w14:paraId="7EB249C8" w14:textId="5DD17B4C" w:rsidR="00DD2721" w:rsidRPr="007A0C3E" w:rsidRDefault="00DD2721" w:rsidP="006B2AC7">
            <w:pPr>
              <w:rPr>
                <w:rFonts w:ascii="Calibri" w:hAnsi="Calibri"/>
                <w:bCs/>
                <w:szCs w:val="22"/>
              </w:rPr>
            </w:pPr>
            <w:r w:rsidRPr="007A0C3E">
              <w:rPr>
                <w:rFonts w:ascii="Calibri" w:hAnsi="Calibri"/>
                <w:b/>
                <w:bCs/>
                <w:szCs w:val="22"/>
              </w:rPr>
              <w:t>Per</w:t>
            </w:r>
            <w:r w:rsidRPr="007A0C3E">
              <w:rPr>
                <w:rFonts w:ascii="Calibri" w:hAnsi="Calibri"/>
                <w:szCs w:val="22"/>
              </w:rPr>
              <w:t xml:space="preserve">:     </w:t>
            </w:r>
            <w:r w:rsidR="00A854D0">
              <w:rPr>
                <w:rFonts w:ascii="Calibri" w:hAnsi="Calibri"/>
                <w:bCs/>
                <w:szCs w:val="22"/>
              </w:rPr>
              <w:t>Sean Friday</w:t>
            </w:r>
          </w:p>
          <w:p w14:paraId="18C57698" w14:textId="183D786E" w:rsidR="00DD2721" w:rsidRPr="007A0C3E" w:rsidRDefault="00DD2721" w:rsidP="006B2AC7">
            <w:pPr>
              <w:rPr>
                <w:rFonts w:ascii="Calibri" w:hAnsi="Calibri"/>
                <w:szCs w:val="22"/>
              </w:rPr>
            </w:pPr>
            <w:r w:rsidRPr="007A0C3E">
              <w:rPr>
                <w:rFonts w:ascii="Calibri" w:hAnsi="Calibri"/>
                <w:b/>
                <w:bCs/>
                <w:szCs w:val="22"/>
              </w:rPr>
              <w:t>Title</w:t>
            </w:r>
            <w:r w:rsidRPr="007A0C3E">
              <w:rPr>
                <w:rFonts w:ascii="Calibri" w:hAnsi="Calibri"/>
                <w:szCs w:val="22"/>
              </w:rPr>
              <w:t xml:space="preserve">:  </w:t>
            </w:r>
            <w:r w:rsidR="00A854D0">
              <w:rPr>
                <w:rFonts w:ascii="Calibri" w:hAnsi="Calibri"/>
                <w:szCs w:val="22"/>
              </w:rPr>
              <w:t>CEO</w:t>
            </w:r>
            <w:r w:rsidR="00423102" w:rsidRPr="007A0C3E">
              <w:rPr>
                <w:rFonts w:ascii="Calibri" w:hAnsi="Calibri"/>
                <w:szCs w:val="22"/>
              </w:rPr>
              <w:t xml:space="preserve"> </w:t>
            </w:r>
          </w:p>
          <w:p w14:paraId="6A635F49" w14:textId="13EE5488" w:rsidR="00BD2656" w:rsidRPr="007A0C3E" w:rsidRDefault="00BD2656" w:rsidP="006B2AC7">
            <w:pPr>
              <w:rPr>
                <w:rFonts w:ascii="Calibri" w:hAnsi="Calibri"/>
                <w:szCs w:val="22"/>
              </w:rPr>
            </w:pPr>
            <w:r w:rsidRPr="007A0C3E">
              <w:rPr>
                <w:rFonts w:ascii="Calibri" w:hAnsi="Calibri"/>
                <w:b/>
                <w:bCs/>
                <w:szCs w:val="22"/>
              </w:rPr>
              <w:t>Email Address</w:t>
            </w:r>
            <w:r w:rsidRPr="007A0C3E">
              <w:rPr>
                <w:rFonts w:ascii="Calibri" w:hAnsi="Calibri"/>
                <w:szCs w:val="22"/>
              </w:rPr>
              <w:t xml:space="preserve">: </w:t>
            </w:r>
            <w:r w:rsidR="00A854D0">
              <w:rPr>
                <w:rFonts w:ascii="Calibri" w:hAnsi="Calibri"/>
                <w:szCs w:val="22"/>
              </w:rPr>
              <w:t>sfriday</w:t>
            </w:r>
            <w:r w:rsidR="00D5338B" w:rsidRPr="007A0C3E">
              <w:rPr>
                <w:rFonts w:ascii="Calibri" w:hAnsi="Calibri"/>
                <w:szCs w:val="22"/>
              </w:rPr>
              <w:t>@stscapital.com</w:t>
            </w:r>
          </w:p>
          <w:p w14:paraId="014B6AF6" w14:textId="77777777" w:rsidR="00DD2721" w:rsidRPr="007A0C3E" w:rsidRDefault="00DD2721" w:rsidP="006B2AC7">
            <w:pPr>
              <w:rPr>
                <w:rFonts w:ascii="Calibri" w:hAnsi="Calibri"/>
                <w:szCs w:val="22"/>
              </w:rPr>
            </w:pPr>
          </w:p>
          <w:p w14:paraId="45530103" w14:textId="77777777" w:rsidR="00C33631" w:rsidRDefault="00C33631" w:rsidP="006B2AC7">
            <w:pPr>
              <w:ind w:left="1152"/>
              <w:rPr>
                <w:rFonts w:ascii="Calibri" w:hAnsi="Calibri"/>
                <w:szCs w:val="22"/>
              </w:rPr>
            </w:pPr>
          </w:p>
          <w:p w14:paraId="77503AEB" w14:textId="77777777" w:rsidR="005532E0" w:rsidRPr="007A0C3E" w:rsidRDefault="005532E0" w:rsidP="006B2AC7">
            <w:pPr>
              <w:ind w:left="1152"/>
              <w:rPr>
                <w:rFonts w:ascii="Calibri" w:hAnsi="Calibri"/>
                <w:szCs w:val="22"/>
              </w:rPr>
            </w:pPr>
          </w:p>
          <w:p w14:paraId="1C5A98EC" w14:textId="77777777" w:rsidR="00B1131F" w:rsidRPr="007A0C3E" w:rsidRDefault="00B1131F" w:rsidP="006B2AC7">
            <w:pPr>
              <w:ind w:left="1152"/>
              <w:rPr>
                <w:rFonts w:ascii="Calibri" w:hAnsi="Calibri"/>
                <w:szCs w:val="22"/>
              </w:rPr>
            </w:pPr>
          </w:p>
          <w:p w14:paraId="5AA969F4" w14:textId="748459B4" w:rsidR="00DD2721" w:rsidRPr="007A0C3E" w:rsidRDefault="00DD2721" w:rsidP="006B2AC7">
            <w:pPr>
              <w:rPr>
                <w:rFonts w:ascii="Calibri" w:hAnsi="Calibri"/>
                <w:szCs w:val="22"/>
              </w:rPr>
            </w:pPr>
            <w:r w:rsidRPr="007A0C3E">
              <w:rPr>
                <w:rFonts w:ascii="Calibri" w:hAnsi="Calibri"/>
                <w:b/>
                <w:szCs w:val="22"/>
              </w:rPr>
              <w:t xml:space="preserve">Signed </w:t>
            </w:r>
            <w:r w:rsidR="009F305D" w:rsidRPr="007A0C3E">
              <w:rPr>
                <w:rFonts w:ascii="Calibri" w:hAnsi="Calibri"/>
                <w:b/>
                <w:szCs w:val="22"/>
              </w:rPr>
              <w:t>in:</w:t>
            </w:r>
            <w:r w:rsidRPr="007A0C3E">
              <w:rPr>
                <w:rFonts w:ascii="Calibri" w:hAnsi="Calibri"/>
                <w:szCs w:val="22"/>
              </w:rPr>
              <w:t xml:space="preserve"> _______________________</w:t>
            </w:r>
          </w:p>
          <w:p w14:paraId="305295C6" w14:textId="77777777" w:rsidR="00DD2721" w:rsidRPr="007A0C3E" w:rsidRDefault="00DD2721" w:rsidP="006B2AC7">
            <w:pPr>
              <w:rPr>
                <w:rFonts w:ascii="Calibri" w:hAnsi="Calibri"/>
                <w:szCs w:val="22"/>
              </w:rPr>
            </w:pPr>
          </w:p>
          <w:p w14:paraId="6B48A87D" w14:textId="7C7AFA36" w:rsidR="00142348" w:rsidRPr="007A0C3E" w:rsidRDefault="00951E24" w:rsidP="006B2AC7">
            <w:pPr>
              <w:rPr>
                <w:rFonts w:ascii="Calibri" w:hAnsi="Calibri"/>
                <w:szCs w:val="22"/>
              </w:rPr>
            </w:pPr>
            <w:r w:rsidRPr="007A0C3E">
              <w:rPr>
                <w:rFonts w:ascii="Calibri" w:hAnsi="Calibri"/>
                <w:b/>
                <w:szCs w:val="22"/>
              </w:rPr>
              <w:t>Date signed:</w:t>
            </w:r>
            <w:r w:rsidR="00855E8D" w:rsidRPr="007A0C3E">
              <w:rPr>
                <w:rFonts w:ascii="Calibri" w:hAnsi="Calibri"/>
                <w:szCs w:val="22"/>
              </w:rPr>
              <w:t xml:space="preserve"> ______________________</w:t>
            </w:r>
          </w:p>
        </w:tc>
      </w:tr>
    </w:tbl>
    <w:p w14:paraId="634D721C" w14:textId="77777777" w:rsidR="008B3648" w:rsidRPr="007A0C3E" w:rsidRDefault="008B3648" w:rsidP="006B2AC7">
      <w:pPr>
        <w:rPr>
          <w:rFonts w:ascii="Calibri" w:hAnsi="Calibri"/>
          <w:b/>
          <w:szCs w:val="22"/>
          <w:u w:val="single"/>
          <w:lang w:val="en-CA"/>
        </w:rPr>
      </w:pPr>
      <w:r w:rsidRPr="007A0C3E">
        <w:rPr>
          <w:rFonts w:ascii="Calibri" w:hAnsi="Calibri"/>
          <w:b/>
          <w:szCs w:val="22"/>
          <w:u w:val="single"/>
          <w:lang w:val="en-CA"/>
        </w:rPr>
        <w:br w:type="page"/>
      </w:r>
    </w:p>
    <w:p w14:paraId="2D1F79FC" w14:textId="72128811" w:rsidR="00663F17" w:rsidRPr="007A0C3E" w:rsidRDefault="00663F17" w:rsidP="006B2AC7">
      <w:pPr>
        <w:pStyle w:val="TextLeft"/>
        <w:tabs>
          <w:tab w:val="left" w:pos="5040"/>
        </w:tabs>
        <w:jc w:val="center"/>
        <w:rPr>
          <w:rFonts w:ascii="Calibri" w:hAnsi="Calibri"/>
          <w:b/>
          <w:sz w:val="22"/>
          <w:szCs w:val="22"/>
          <w:u w:val="single"/>
        </w:rPr>
      </w:pPr>
      <w:r w:rsidRPr="007A0C3E">
        <w:rPr>
          <w:rFonts w:ascii="Calibri" w:hAnsi="Calibri"/>
          <w:b/>
          <w:sz w:val="22"/>
          <w:szCs w:val="22"/>
          <w:u w:val="single"/>
        </w:rPr>
        <w:lastRenderedPageBreak/>
        <w:t>SCHEDULE “</w:t>
      </w:r>
      <w:r w:rsidR="008D57D2">
        <w:rPr>
          <w:rFonts w:ascii="Calibri" w:hAnsi="Calibri"/>
          <w:b/>
          <w:sz w:val="22"/>
          <w:szCs w:val="22"/>
          <w:u w:val="single"/>
        </w:rPr>
        <w:t>A</w:t>
      </w:r>
      <w:r w:rsidRPr="007A0C3E">
        <w:rPr>
          <w:rFonts w:ascii="Calibri" w:hAnsi="Calibri"/>
          <w:b/>
          <w:sz w:val="22"/>
          <w:szCs w:val="22"/>
          <w:u w:val="single"/>
        </w:rPr>
        <w:t>”</w:t>
      </w:r>
    </w:p>
    <w:p w14:paraId="2B977BE9" w14:textId="77777777" w:rsidR="00856E58" w:rsidRPr="007A0C3E" w:rsidRDefault="00856E58" w:rsidP="006B2AC7">
      <w:pPr>
        <w:pStyle w:val="TextLeft"/>
        <w:tabs>
          <w:tab w:val="left" w:pos="5040"/>
        </w:tabs>
        <w:rPr>
          <w:rFonts w:ascii="Calibri" w:hAnsi="Calibri"/>
          <w:sz w:val="22"/>
          <w:szCs w:val="22"/>
        </w:rPr>
      </w:pPr>
    </w:p>
    <w:p w14:paraId="08AB72C8" w14:textId="77777777" w:rsidR="00BF58A0" w:rsidRPr="007A0C3E" w:rsidRDefault="00EF6E49" w:rsidP="006B2AC7">
      <w:pPr>
        <w:pStyle w:val="TextLeft"/>
        <w:tabs>
          <w:tab w:val="left" w:pos="5040"/>
        </w:tabs>
        <w:jc w:val="both"/>
        <w:rPr>
          <w:rFonts w:ascii="Calibri" w:hAnsi="Calibri"/>
          <w:b/>
          <w:bCs/>
          <w:sz w:val="22"/>
          <w:szCs w:val="22"/>
        </w:rPr>
      </w:pPr>
      <w:r w:rsidRPr="007A0C3E">
        <w:rPr>
          <w:rFonts w:ascii="Calibri" w:hAnsi="Calibri"/>
          <w:b/>
          <w:bCs/>
          <w:sz w:val="22"/>
          <w:szCs w:val="22"/>
        </w:rPr>
        <w:t xml:space="preserve">Commitment </w:t>
      </w:r>
      <w:r w:rsidR="00BF58A0" w:rsidRPr="007A0C3E">
        <w:rPr>
          <w:rFonts w:ascii="Calibri" w:hAnsi="Calibri"/>
          <w:b/>
          <w:bCs/>
          <w:sz w:val="22"/>
          <w:szCs w:val="22"/>
        </w:rPr>
        <w:t>Fee</w:t>
      </w:r>
      <w:r w:rsidR="004A68A7" w:rsidRPr="007A0C3E">
        <w:rPr>
          <w:rFonts w:ascii="Calibri" w:hAnsi="Calibri"/>
          <w:b/>
          <w:bCs/>
          <w:sz w:val="22"/>
          <w:szCs w:val="22"/>
        </w:rPr>
        <w:t>:</w:t>
      </w:r>
    </w:p>
    <w:p w14:paraId="345F23B2" w14:textId="00D8CC32" w:rsidR="00BF58A0" w:rsidRPr="007A0C3E" w:rsidRDefault="00F07358" w:rsidP="006B2AC7">
      <w:pPr>
        <w:pStyle w:val="TextLeft"/>
        <w:tabs>
          <w:tab w:val="left" w:pos="5040"/>
        </w:tabs>
        <w:jc w:val="both"/>
        <w:rPr>
          <w:rFonts w:ascii="Calibri" w:hAnsi="Calibri"/>
          <w:b/>
          <w:bCs/>
          <w:sz w:val="22"/>
          <w:szCs w:val="22"/>
        </w:rPr>
      </w:pPr>
      <w:r w:rsidRPr="007A0C3E">
        <w:rPr>
          <w:rFonts w:ascii="Calibri" w:hAnsi="Calibri"/>
          <w:sz w:val="22"/>
          <w:szCs w:val="22"/>
        </w:rPr>
        <w:t xml:space="preserve">From the Sell-Side Commencement Date Client shall pay to STS a non-refundable Commitment Fee of </w:t>
      </w:r>
      <w:sdt>
        <w:sdtPr>
          <w:rPr>
            <w:rFonts w:ascii="Calibri" w:hAnsi="Calibri"/>
            <w:sz w:val="22"/>
            <w:szCs w:val="22"/>
          </w:rPr>
          <w:id w:val="-1465181006"/>
          <w:placeholder>
            <w:docPart w:val="DefaultPlaceholder_-1854013440"/>
          </w:placeholder>
          <w15:webExtensionCreated/>
        </w:sdtPr>
        <w:sdtEndPr/>
        <w:sdtContent>
          <w:r w:rsidR="005532E0">
            <w:rPr>
              <w:rFonts w:ascii="Calibri" w:hAnsi="Calibri"/>
              <w:sz w:val="22"/>
              <w:szCs w:val="22"/>
            </w:rPr>
            <w:t>$</w:t>
          </w:r>
        </w:sdtContent>
      </w:sdt>
      <w:sdt>
        <w:sdtPr>
          <w:rPr>
            <w:rFonts w:ascii="Calibri" w:hAnsi="Calibri"/>
            <w:sz w:val="22"/>
            <w:szCs w:val="22"/>
          </w:rPr>
          <w:id w:val="968471236"/>
          <w:placeholder>
            <w:docPart w:val="DefaultPlaceholder_-1854013440"/>
          </w:placeholder>
          <w15:webExtensionCreated/>
        </w:sdtPr>
        <w:sdtEndPr/>
        <w:sdtContent>
          <w:r w:rsidR="00C06B1E">
            <w:rPr>
              <w:rFonts w:ascii="Calibri" w:hAnsi="Calibri"/>
              <w:sz w:val="22"/>
              <w:szCs w:val="22"/>
            </w:rPr>
            <w:t>10</w:t>
          </w:r>
          <w:r w:rsidR="005532E0">
            <w:rPr>
              <w:rFonts w:ascii="Calibri" w:hAnsi="Calibri"/>
              <w:sz w:val="22"/>
              <w:szCs w:val="22"/>
            </w:rPr>
            <w:t>,</w:t>
          </w:r>
          <w:r w:rsidR="00C06B1E">
            <w:rPr>
              <w:rFonts w:ascii="Calibri" w:hAnsi="Calibri"/>
              <w:sz w:val="22"/>
              <w:szCs w:val="22"/>
            </w:rPr>
            <w:t>0</w:t>
          </w:r>
          <w:r w:rsidR="005532E0">
            <w:rPr>
              <w:rFonts w:ascii="Calibri" w:hAnsi="Calibri"/>
              <w:sz w:val="22"/>
              <w:szCs w:val="22"/>
            </w:rPr>
            <w:t>00</w:t>
          </w:r>
        </w:sdtContent>
      </w:sdt>
      <w:r w:rsidR="005532E0">
        <w:rPr>
          <w:rFonts w:ascii="Calibri" w:hAnsi="Calibri"/>
          <w:sz w:val="22"/>
          <w:szCs w:val="22"/>
        </w:rPr>
        <w:t xml:space="preserve"> </w:t>
      </w:r>
      <w:r w:rsidRPr="007A0C3E">
        <w:rPr>
          <w:rFonts w:ascii="Calibri" w:hAnsi="Calibri"/>
          <w:sz w:val="22"/>
          <w:szCs w:val="22"/>
        </w:rPr>
        <w:t>per month (on the last working day of the month) to offset a portion of the general and administrative expenses incurred by STS in connection with this Agreement.</w:t>
      </w:r>
    </w:p>
    <w:p w14:paraId="504DEEF7" w14:textId="77777777" w:rsidR="00BE62D6" w:rsidRPr="007A0C3E" w:rsidRDefault="00BE62D6" w:rsidP="006B2AC7">
      <w:pPr>
        <w:pStyle w:val="TextLeft"/>
        <w:tabs>
          <w:tab w:val="left" w:pos="5040"/>
        </w:tabs>
        <w:jc w:val="both"/>
        <w:rPr>
          <w:rFonts w:ascii="Calibri" w:hAnsi="Calibri"/>
          <w:b/>
          <w:bCs/>
          <w:sz w:val="22"/>
          <w:szCs w:val="22"/>
        </w:rPr>
      </w:pPr>
    </w:p>
    <w:p w14:paraId="4B417C5E" w14:textId="77777777" w:rsidR="00BE64ED" w:rsidRDefault="00BF58A0" w:rsidP="006B2AC7">
      <w:pPr>
        <w:pStyle w:val="TextLeft"/>
        <w:tabs>
          <w:tab w:val="left" w:pos="5040"/>
        </w:tabs>
        <w:rPr>
          <w:rFonts w:ascii="Calibri" w:hAnsi="Calibri"/>
          <w:b/>
          <w:bCs/>
          <w:sz w:val="22"/>
          <w:szCs w:val="22"/>
        </w:rPr>
      </w:pPr>
      <w:r w:rsidRPr="007A0C3E">
        <w:rPr>
          <w:rFonts w:ascii="Calibri" w:hAnsi="Calibri"/>
          <w:b/>
          <w:bCs/>
          <w:sz w:val="22"/>
          <w:szCs w:val="22"/>
        </w:rPr>
        <w:t>Success Fee</w:t>
      </w:r>
      <w:r w:rsidR="004A68A7" w:rsidRPr="007A0C3E">
        <w:rPr>
          <w:rFonts w:ascii="Calibri" w:hAnsi="Calibri"/>
          <w:b/>
          <w:bCs/>
          <w:sz w:val="22"/>
          <w:szCs w:val="22"/>
        </w:rPr>
        <w:t>:</w:t>
      </w:r>
      <w:r w:rsidR="00F91EC6" w:rsidRPr="007A0C3E">
        <w:rPr>
          <w:rFonts w:ascii="Calibri" w:hAnsi="Calibri"/>
          <w:b/>
          <w:bCs/>
          <w:sz w:val="22"/>
          <w:szCs w:val="22"/>
        </w:rPr>
        <w:t xml:space="preserve"> </w:t>
      </w:r>
    </w:p>
    <w:p w14:paraId="1B562A12" w14:textId="77777777" w:rsidR="00BE64ED" w:rsidRDefault="00BE64ED" w:rsidP="006B2AC7">
      <w:pPr>
        <w:pStyle w:val="TextLeft"/>
        <w:tabs>
          <w:tab w:val="left" w:pos="5040"/>
        </w:tabs>
        <w:rPr>
          <w:rFonts w:ascii="Calibri" w:hAnsi="Calibri"/>
          <w:b/>
          <w:bCs/>
          <w:sz w:val="22"/>
          <w:szCs w:val="22"/>
        </w:rPr>
      </w:pPr>
    </w:p>
    <w:p w14:paraId="7CCD8D8E" w14:textId="47AB4239" w:rsidR="00C96931" w:rsidRPr="00E055CA" w:rsidRDefault="00FE09ED" w:rsidP="00C96931">
      <w:pPr>
        <w:pStyle w:val="TextLeft"/>
        <w:numPr>
          <w:ilvl w:val="3"/>
          <w:numId w:val="33"/>
        </w:numPr>
        <w:tabs>
          <w:tab w:val="left" w:pos="5040"/>
        </w:tabs>
        <w:rPr>
          <w:rFonts w:ascii="Calibri" w:hAnsi="Calibri"/>
          <w:sz w:val="22"/>
          <w:szCs w:val="22"/>
        </w:rPr>
      </w:pPr>
      <w:r>
        <w:rPr>
          <w:rFonts w:ascii="Calibri" w:hAnsi="Calibri"/>
          <w:b/>
          <w:bCs/>
          <w:sz w:val="22"/>
          <w:szCs w:val="22"/>
        </w:rPr>
        <w:t>Minority Transaction Success Fee</w:t>
      </w:r>
      <w:r w:rsidR="00F036FA">
        <w:rPr>
          <w:rFonts w:ascii="Calibri" w:hAnsi="Calibri"/>
          <w:b/>
          <w:bCs/>
          <w:sz w:val="22"/>
          <w:szCs w:val="22"/>
        </w:rPr>
        <w:t xml:space="preserve">: </w:t>
      </w:r>
      <w:r w:rsidR="00F036FA" w:rsidRPr="00E055CA">
        <w:rPr>
          <w:rFonts w:ascii="Calibri" w:hAnsi="Calibri"/>
          <w:sz w:val="22"/>
          <w:szCs w:val="22"/>
        </w:rPr>
        <w:t>6% of the Transaction Value</w:t>
      </w:r>
      <w:r w:rsidR="008610D8" w:rsidRPr="00E055CA">
        <w:rPr>
          <w:rFonts w:ascii="Calibri" w:hAnsi="Calibri"/>
          <w:sz w:val="22"/>
          <w:szCs w:val="22"/>
        </w:rPr>
        <w:t xml:space="preserve"> and</w:t>
      </w:r>
      <w:r w:rsidR="00E00D82">
        <w:rPr>
          <w:rFonts w:ascii="Calibri" w:hAnsi="Calibri"/>
          <w:sz w:val="22"/>
          <w:szCs w:val="22"/>
        </w:rPr>
        <w:t>, where permissible,</w:t>
      </w:r>
      <w:r w:rsidR="008610D8" w:rsidRPr="00E055CA">
        <w:rPr>
          <w:rFonts w:ascii="Calibri" w:hAnsi="Calibri"/>
          <w:sz w:val="22"/>
          <w:szCs w:val="22"/>
        </w:rPr>
        <w:t xml:space="preserve"> 6% </w:t>
      </w:r>
      <w:r w:rsidR="00F352DC" w:rsidRPr="00E055CA">
        <w:rPr>
          <w:rFonts w:ascii="Calibri" w:hAnsi="Calibri"/>
          <w:sz w:val="22"/>
          <w:szCs w:val="22"/>
        </w:rPr>
        <w:t xml:space="preserve">in </w:t>
      </w:r>
      <w:r w:rsidR="002C28EB" w:rsidRPr="00E055CA">
        <w:rPr>
          <w:rFonts w:ascii="Calibri" w:hAnsi="Calibri"/>
          <w:sz w:val="22"/>
          <w:szCs w:val="22"/>
        </w:rPr>
        <w:t xml:space="preserve">share </w:t>
      </w:r>
      <w:r w:rsidR="00F352DC" w:rsidRPr="00E055CA">
        <w:rPr>
          <w:rFonts w:ascii="Calibri" w:hAnsi="Calibri"/>
          <w:sz w:val="22"/>
          <w:szCs w:val="22"/>
        </w:rPr>
        <w:t>options</w:t>
      </w:r>
      <w:r w:rsidR="008319A0" w:rsidRPr="00E055CA">
        <w:rPr>
          <w:rFonts w:ascii="Calibri" w:hAnsi="Calibri"/>
          <w:sz w:val="22"/>
          <w:szCs w:val="22"/>
        </w:rPr>
        <w:t xml:space="preserve"> (valued at the date of closing of the Transaction</w:t>
      </w:r>
      <w:proofErr w:type="gramStart"/>
      <w:r w:rsidR="001C56D4" w:rsidRPr="00E055CA">
        <w:rPr>
          <w:rFonts w:ascii="Calibri" w:hAnsi="Calibri"/>
          <w:sz w:val="22"/>
          <w:szCs w:val="22"/>
        </w:rPr>
        <w:t>)</w:t>
      </w:r>
      <w:r w:rsidR="00F036FA" w:rsidRPr="00E055CA">
        <w:rPr>
          <w:rFonts w:ascii="Calibri" w:hAnsi="Calibri"/>
          <w:sz w:val="22"/>
          <w:szCs w:val="22"/>
        </w:rPr>
        <w:t>;</w:t>
      </w:r>
      <w:proofErr w:type="gramEnd"/>
    </w:p>
    <w:p w14:paraId="7F970C43" w14:textId="77777777" w:rsidR="00C96931" w:rsidRDefault="00C96931" w:rsidP="00C96931">
      <w:pPr>
        <w:pStyle w:val="TextLeft"/>
        <w:tabs>
          <w:tab w:val="left" w:pos="5040"/>
        </w:tabs>
        <w:ind w:left="720"/>
        <w:rPr>
          <w:rFonts w:ascii="Calibri" w:hAnsi="Calibri"/>
          <w:b/>
          <w:bCs/>
          <w:sz w:val="22"/>
          <w:szCs w:val="22"/>
        </w:rPr>
      </w:pPr>
    </w:p>
    <w:p w14:paraId="10580438" w14:textId="07E87B44" w:rsidR="00F036FA" w:rsidRPr="00C96931" w:rsidRDefault="00F036FA" w:rsidP="00C96931">
      <w:pPr>
        <w:pStyle w:val="TextLeft"/>
        <w:numPr>
          <w:ilvl w:val="3"/>
          <w:numId w:val="33"/>
        </w:numPr>
        <w:tabs>
          <w:tab w:val="left" w:pos="5040"/>
        </w:tabs>
        <w:rPr>
          <w:rFonts w:ascii="Calibri" w:hAnsi="Calibri"/>
          <w:b/>
          <w:bCs/>
          <w:sz w:val="22"/>
          <w:szCs w:val="22"/>
        </w:rPr>
      </w:pPr>
      <w:r w:rsidRPr="00C96931">
        <w:rPr>
          <w:rFonts w:ascii="Calibri" w:hAnsi="Calibri"/>
          <w:b/>
          <w:bCs/>
          <w:sz w:val="22"/>
          <w:szCs w:val="22"/>
        </w:rPr>
        <w:t>Majority Transaction Success Fee:</w:t>
      </w:r>
    </w:p>
    <w:p w14:paraId="2F86615E" w14:textId="77777777" w:rsidR="00FE09ED" w:rsidRDefault="00FE09ED" w:rsidP="006B2AC7">
      <w:pPr>
        <w:pStyle w:val="TextLeft"/>
        <w:tabs>
          <w:tab w:val="left" w:pos="5040"/>
        </w:tabs>
        <w:rPr>
          <w:rFonts w:ascii="Calibri" w:hAnsi="Calibri"/>
          <w:b/>
          <w:bCs/>
          <w:sz w:val="22"/>
          <w:szCs w:val="22"/>
        </w:rPr>
      </w:pPr>
    </w:p>
    <w:p w14:paraId="0B0DB88D" w14:textId="223CCDE2" w:rsidR="00F91EC6" w:rsidRDefault="00635088" w:rsidP="006B2AC7">
      <w:pPr>
        <w:pStyle w:val="TextLeft"/>
        <w:tabs>
          <w:tab w:val="left" w:pos="5040"/>
        </w:tabs>
        <w:rPr>
          <w:rFonts w:ascii="Calibri" w:hAnsi="Calibri"/>
          <w:sz w:val="22"/>
          <w:szCs w:val="22"/>
        </w:rPr>
      </w:pPr>
      <w:r w:rsidRPr="007A0C3E">
        <w:rPr>
          <w:rFonts w:ascii="Calibri" w:hAnsi="Calibri"/>
          <w:b/>
          <w:bCs/>
          <w:sz w:val="22"/>
          <w:szCs w:val="22"/>
        </w:rPr>
        <w:t>Minimum Success Fee</w:t>
      </w:r>
      <w:r w:rsidR="00F036FA">
        <w:rPr>
          <w:rFonts w:ascii="Calibri" w:hAnsi="Calibri"/>
          <w:b/>
          <w:bCs/>
          <w:sz w:val="22"/>
          <w:szCs w:val="22"/>
        </w:rPr>
        <w:t xml:space="preserve"> for a Majority Transaction</w:t>
      </w:r>
      <w:r w:rsidRPr="007A0C3E">
        <w:rPr>
          <w:rFonts w:ascii="Calibri" w:hAnsi="Calibri"/>
          <w:b/>
          <w:bCs/>
          <w:sz w:val="22"/>
          <w:szCs w:val="22"/>
        </w:rPr>
        <w:t xml:space="preserve"> is </w:t>
      </w:r>
      <w:sdt>
        <w:sdtPr>
          <w:rPr>
            <w:rFonts w:ascii="Calibri" w:hAnsi="Calibri"/>
            <w:b/>
            <w:bCs/>
            <w:sz w:val="22"/>
            <w:szCs w:val="22"/>
          </w:rPr>
          <w:id w:val="-1868205710"/>
          <w:placeholder>
            <w:docPart w:val="DefaultPlaceholder_-1854013440"/>
          </w:placeholder>
          <w15:webExtensionCreated/>
        </w:sdtPr>
        <w:sdtEndPr/>
        <w:sdtContent>
          <w:r w:rsidR="005532E0" w:rsidRPr="0082796F">
            <w:rPr>
              <w:rFonts w:ascii="Calibri" w:hAnsi="Calibri"/>
              <w:b/>
              <w:bCs/>
              <w:sz w:val="22"/>
              <w:szCs w:val="22"/>
            </w:rPr>
            <w:t>$</w:t>
          </w:r>
        </w:sdtContent>
      </w:sdt>
      <w:sdt>
        <w:sdtPr>
          <w:rPr>
            <w:rFonts w:ascii="Calibri" w:hAnsi="Calibri"/>
            <w:b/>
            <w:bCs/>
            <w:sz w:val="22"/>
            <w:szCs w:val="22"/>
          </w:rPr>
          <w:id w:val="935950175"/>
          <w:placeholder>
            <w:docPart w:val="DefaultPlaceholder_-1854013440"/>
          </w:placeholder>
          <w15:webExtensionCreated/>
        </w:sdtPr>
        <w:sdtEndPr/>
        <w:sdtContent>
          <w:r w:rsidR="005532E0" w:rsidRPr="0082796F">
            <w:rPr>
              <w:rFonts w:ascii="Calibri" w:hAnsi="Calibri"/>
              <w:b/>
              <w:bCs/>
              <w:sz w:val="22"/>
              <w:szCs w:val="22"/>
            </w:rPr>
            <w:t>1,200,000</w:t>
          </w:r>
        </w:sdtContent>
      </w:sdt>
    </w:p>
    <w:p w14:paraId="0BC50CDC" w14:textId="77777777" w:rsidR="00663F17" w:rsidRDefault="00663F17" w:rsidP="006B2AC7">
      <w:pPr>
        <w:pStyle w:val="TextLeft"/>
        <w:tabs>
          <w:tab w:val="left" w:pos="5040"/>
        </w:tabs>
        <w:rPr>
          <w:ins w:id="15" w:author="STS" w:date="2025-04-07T11:06:00Z" w16du:dateUtc="2025-04-07T09:06:00Z"/>
          <w:rFonts w:ascii="Calibri" w:hAnsi="Calibri"/>
          <w:sz w:val="22"/>
          <w:szCs w:val="22"/>
        </w:rPr>
      </w:pPr>
    </w:p>
    <w:p w14:paraId="61FCDCF7" w14:textId="433B7170" w:rsidR="00FD1080" w:rsidRDefault="00FD1080" w:rsidP="006B2AC7">
      <w:pPr>
        <w:pStyle w:val="TextLeft"/>
        <w:tabs>
          <w:tab w:val="left" w:pos="5040"/>
        </w:tabs>
        <w:rPr>
          <w:ins w:id="16" w:author="STS" w:date="2025-04-07T11:06:00Z" w16du:dateUtc="2025-04-07T09:06:00Z"/>
          <w:rFonts w:ascii="Calibri" w:hAnsi="Calibri"/>
          <w:sz w:val="22"/>
          <w:szCs w:val="22"/>
        </w:rPr>
      </w:pPr>
      <w:ins w:id="17" w:author="STS" w:date="2025-04-07T11:06:00Z" w16du:dateUtc="2025-04-07T09:06:00Z">
        <w:r>
          <w:rPr>
            <w:rFonts w:ascii="Calibri" w:hAnsi="Calibri"/>
            <w:sz w:val="22"/>
            <w:szCs w:val="22"/>
          </w:rPr>
          <w:t xml:space="preserve">It being agreed that 50% of the Commitment Fees actually paid to STS by the Client, will be deducted from the Success Fee owing to STS in the case of a Majority Transaction. </w:t>
        </w:r>
      </w:ins>
    </w:p>
    <w:p w14:paraId="7BD35A97" w14:textId="77777777" w:rsidR="00FD1080" w:rsidRDefault="00FD1080" w:rsidP="006B2AC7">
      <w:pPr>
        <w:pStyle w:val="TextLeft"/>
        <w:tabs>
          <w:tab w:val="left" w:pos="5040"/>
        </w:tabs>
        <w:rPr>
          <w:rFonts w:ascii="Calibri" w:hAnsi="Calibri"/>
          <w:sz w:val="22"/>
          <w:szCs w:val="22"/>
        </w:rPr>
      </w:pPr>
    </w:p>
    <w:tbl>
      <w:tblPr>
        <w:tblStyle w:val="TableGrid"/>
        <w:tblW w:w="0" w:type="auto"/>
        <w:tblLook w:val="04A0" w:firstRow="1" w:lastRow="0" w:firstColumn="1" w:lastColumn="0" w:noHBand="0" w:noVBand="1"/>
      </w:tblPr>
      <w:tblGrid>
        <w:gridCol w:w="3397"/>
        <w:gridCol w:w="1560"/>
        <w:gridCol w:w="1559"/>
        <w:gridCol w:w="1417"/>
        <w:gridCol w:w="1417"/>
      </w:tblGrid>
      <w:tr w:rsidR="00D4306A" w14:paraId="4BBD56EF" w14:textId="77777777" w:rsidTr="00D4306A">
        <w:tc>
          <w:tcPr>
            <w:tcW w:w="3397" w:type="dxa"/>
            <w:vMerge w:val="restart"/>
            <w:vAlign w:val="center"/>
          </w:tcPr>
          <w:p w14:paraId="32A89BE1" w14:textId="7FE6A0ED" w:rsidR="003B7C56" w:rsidRDefault="003B7C56" w:rsidP="00100775">
            <w:pPr>
              <w:pStyle w:val="TextLeft"/>
              <w:tabs>
                <w:tab w:val="left" w:pos="5040"/>
              </w:tabs>
              <w:jc w:val="center"/>
              <w:rPr>
                <w:rFonts w:ascii="Calibri" w:hAnsi="Calibri"/>
                <w:b/>
                <w:bCs/>
                <w:sz w:val="22"/>
                <w:szCs w:val="22"/>
              </w:rPr>
            </w:pPr>
            <w:r>
              <w:rPr>
                <w:rFonts w:ascii="Calibri" w:hAnsi="Calibri"/>
                <w:b/>
                <w:bCs/>
                <w:sz w:val="22"/>
                <w:szCs w:val="22"/>
              </w:rPr>
              <w:t>Transaction Value</w:t>
            </w:r>
          </w:p>
        </w:tc>
        <w:tc>
          <w:tcPr>
            <w:tcW w:w="1560" w:type="dxa"/>
            <w:vMerge w:val="restart"/>
            <w:vAlign w:val="center"/>
          </w:tcPr>
          <w:p w14:paraId="0970CA54" w14:textId="2C2426A2" w:rsidR="003B7C56" w:rsidRDefault="003B7C56" w:rsidP="00100775">
            <w:pPr>
              <w:pStyle w:val="TextLeft"/>
              <w:tabs>
                <w:tab w:val="left" w:pos="5040"/>
              </w:tabs>
              <w:jc w:val="center"/>
              <w:rPr>
                <w:rFonts w:ascii="Calibri" w:hAnsi="Calibri"/>
                <w:b/>
                <w:bCs/>
                <w:sz w:val="22"/>
                <w:szCs w:val="22"/>
              </w:rPr>
            </w:pPr>
            <w:r>
              <w:rPr>
                <w:rFonts w:ascii="Calibri" w:hAnsi="Calibri"/>
                <w:b/>
                <w:bCs/>
                <w:sz w:val="22"/>
                <w:szCs w:val="22"/>
              </w:rPr>
              <w:t>% Applied Incrementally</w:t>
            </w:r>
          </w:p>
        </w:tc>
        <w:tc>
          <w:tcPr>
            <w:tcW w:w="1559" w:type="dxa"/>
            <w:vAlign w:val="center"/>
          </w:tcPr>
          <w:p w14:paraId="470EA5D9" w14:textId="4AE60464" w:rsidR="003B7C56" w:rsidRDefault="003B7C56" w:rsidP="00100775">
            <w:pPr>
              <w:pStyle w:val="TextLeft"/>
              <w:tabs>
                <w:tab w:val="left" w:pos="5040"/>
              </w:tabs>
              <w:jc w:val="center"/>
              <w:rPr>
                <w:rFonts w:ascii="Calibri" w:hAnsi="Calibri"/>
                <w:b/>
                <w:bCs/>
                <w:sz w:val="22"/>
                <w:szCs w:val="22"/>
              </w:rPr>
            </w:pPr>
            <w:r>
              <w:rPr>
                <w:rFonts w:ascii="Calibri" w:hAnsi="Calibri"/>
                <w:b/>
                <w:bCs/>
                <w:sz w:val="22"/>
                <w:szCs w:val="22"/>
              </w:rPr>
              <w:t>Total Top End Success Fee</w:t>
            </w:r>
          </w:p>
        </w:tc>
        <w:tc>
          <w:tcPr>
            <w:tcW w:w="1417" w:type="dxa"/>
            <w:vAlign w:val="center"/>
          </w:tcPr>
          <w:p w14:paraId="17FD4B8E" w14:textId="2EE65B72" w:rsidR="003B7C56" w:rsidRDefault="003B7C56" w:rsidP="00100775">
            <w:pPr>
              <w:pStyle w:val="TextLeft"/>
              <w:tabs>
                <w:tab w:val="left" w:pos="5040"/>
              </w:tabs>
              <w:jc w:val="center"/>
              <w:rPr>
                <w:rFonts w:ascii="Calibri" w:hAnsi="Calibri"/>
                <w:b/>
                <w:bCs/>
                <w:sz w:val="22"/>
                <w:szCs w:val="22"/>
              </w:rPr>
            </w:pPr>
            <w:r>
              <w:rPr>
                <w:rFonts w:ascii="Calibri" w:hAnsi="Calibri"/>
                <w:b/>
                <w:bCs/>
                <w:sz w:val="22"/>
                <w:szCs w:val="22"/>
              </w:rPr>
              <w:t>Blended Rate</w:t>
            </w:r>
          </w:p>
        </w:tc>
        <w:tc>
          <w:tcPr>
            <w:tcW w:w="1417" w:type="dxa"/>
            <w:vMerge w:val="restart"/>
            <w:vAlign w:val="center"/>
          </w:tcPr>
          <w:p w14:paraId="6B483244" w14:textId="24107FFA" w:rsidR="003B7C56" w:rsidRDefault="003B7C56" w:rsidP="00100775">
            <w:pPr>
              <w:pStyle w:val="TextLeft"/>
              <w:tabs>
                <w:tab w:val="left" w:pos="5040"/>
              </w:tabs>
              <w:jc w:val="center"/>
              <w:rPr>
                <w:rFonts w:ascii="Calibri" w:hAnsi="Calibri"/>
                <w:b/>
                <w:bCs/>
                <w:sz w:val="22"/>
                <w:szCs w:val="22"/>
              </w:rPr>
            </w:pPr>
            <w:r>
              <w:rPr>
                <w:rFonts w:ascii="Calibri" w:hAnsi="Calibri"/>
                <w:b/>
                <w:bCs/>
                <w:sz w:val="22"/>
                <w:szCs w:val="22"/>
              </w:rPr>
              <w:t>Client Proceeds</w:t>
            </w:r>
          </w:p>
        </w:tc>
      </w:tr>
      <w:tr w:rsidR="003B7C56" w14:paraId="1B362688" w14:textId="77777777" w:rsidTr="00D4306A">
        <w:tc>
          <w:tcPr>
            <w:tcW w:w="3397" w:type="dxa"/>
            <w:vMerge/>
          </w:tcPr>
          <w:p w14:paraId="39BCEEF5" w14:textId="77777777" w:rsidR="003B7C56" w:rsidRDefault="003B7C56" w:rsidP="006B2AC7">
            <w:pPr>
              <w:pStyle w:val="TextLeft"/>
              <w:tabs>
                <w:tab w:val="left" w:pos="5040"/>
              </w:tabs>
              <w:rPr>
                <w:rFonts w:ascii="Calibri" w:hAnsi="Calibri"/>
                <w:b/>
                <w:bCs/>
                <w:sz w:val="22"/>
                <w:szCs w:val="22"/>
              </w:rPr>
            </w:pPr>
          </w:p>
        </w:tc>
        <w:tc>
          <w:tcPr>
            <w:tcW w:w="1560" w:type="dxa"/>
            <w:vMerge/>
          </w:tcPr>
          <w:p w14:paraId="20280892" w14:textId="77777777" w:rsidR="003B7C56" w:rsidRDefault="003B7C56" w:rsidP="006B2AC7">
            <w:pPr>
              <w:pStyle w:val="TextLeft"/>
              <w:tabs>
                <w:tab w:val="left" w:pos="5040"/>
              </w:tabs>
              <w:rPr>
                <w:rFonts w:ascii="Calibri" w:hAnsi="Calibri"/>
                <w:b/>
                <w:bCs/>
                <w:sz w:val="22"/>
                <w:szCs w:val="22"/>
              </w:rPr>
            </w:pPr>
          </w:p>
        </w:tc>
        <w:tc>
          <w:tcPr>
            <w:tcW w:w="2976" w:type="dxa"/>
            <w:gridSpan w:val="2"/>
          </w:tcPr>
          <w:p w14:paraId="5DCAE7F4" w14:textId="26ECA4B7" w:rsidR="003B7C56" w:rsidRDefault="003B7C56" w:rsidP="003B7C56">
            <w:pPr>
              <w:pStyle w:val="TextLeft"/>
              <w:tabs>
                <w:tab w:val="left" w:pos="5040"/>
              </w:tabs>
              <w:jc w:val="center"/>
              <w:rPr>
                <w:rFonts w:ascii="Calibri" w:hAnsi="Calibri"/>
                <w:b/>
                <w:bCs/>
                <w:sz w:val="22"/>
                <w:szCs w:val="22"/>
              </w:rPr>
            </w:pPr>
            <w:r>
              <w:rPr>
                <w:rFonts w:ascii="Calibri" w:hAnsi="Calibri"/>
                <w:b/>
                <w:bCs/>
                <w:sz w:val="22"/>
                <w:szCs w:val="22"/>
              </w:rPr>
              <w:t>(STS Actual Fee)</w:t>
            </w:r>
          </w:p>
        </w:tc>
        <w:tc>
          <w:tcPr>
            <w:tcW w:w="1417" w:type="dxa"/>
            <w:vMerge/>
          </w:tcPr>
          <w:p w14:paraId="4C31527B" w14:textId="77777777" w:rsidR="003B7C56" w:rsidRDefault="003B7C56" w:rsidP="006B2AC7">
            <w:pPr>
              <w:pStyle w:val="TextLeft"/>
              <w:tabs>
                <w:tab w:val="left" w:pos="5040"/>
              </w:tabs>
              <w:rPr>
                <w:rFonts w:ascii="Calibri" w:hAnsi="Calibri"/>
                <w:b/>
                <w:bCs/>
                <w:sz w:val="22"/>
                <w:szCs w:val="22"/>
              </w:rPr>
            </w:pPr>
          </w:p>
        </w:tc>
      </w:tr>
      <w:tr w:rsidR="00D4306A" w14:paraId="096A2093" w14:textId="77777777" w:rsidTr="00D4306A">
        <w:tc>
          <w:tcPr>
            <w:tcW w:w="3397" w:type="dxa"/>
          </w:tcPr>
          <w:p w14:paraId="0770EDD3" w14:textId="4F52BA37" w:rsidR="003B7C56" w:rsidRPr="00100775" w:rsidRDefault="00100775" w:rsidP="006B2AC7">
            <w:pPr>
              <w:pStyle w:val="TextLeft"/>
              <w:tabs>
                <w:tab w:val="left" w:pos="5040"/>
              </w:tabs>
              <w:rPr>
                <w:rFonts w:ascii="Calibri" w:hAnsi="Calibri"/>
                <w:sz w:val="22"/>
                <w:szCs w:val="22"/>
              </w:rPr>
            </w:pPr>
            <w:r>
              <w:rPr>
                <w:rFonts w:ascii="Calibri" w:hAnsi="Calibri"/>
                <w:sz w:val="22"/>
                <w:szCs w:val="22"/>
              </w:rPr>
              <w:t>Up to $</w:t>
            </w:r>
            <w:r w:rsidR="001778E0">
              <w:rPr>
                <w:rFonts w:ascii="Calibri" w:hAnsi="Calibri"/>
                <w:sz w:val="22"/>
                <w:szCs w:val="22"/>
              </w:rPr>
              <w:t>3</w:t>
            </w:r>
            <w:r>
              <w:rPr>
                <w:rFonts w:ascii="Calibri" w:hAnsi="Calibri"/>
                <w:sz w:val="22"/>
                <w:szCs w:val="22"/>
              </w:rPr>
              <w:t>0,000,000</w:t>
            </w:r>
            <w:r w:rsidR="00D36F26">
              <w:rPr>
                <w:rFonts w:ascii="Calibri" w:hAnsi="Calibri"/>
                <w:sz w:val="22"/>
                <w:szCs w:val="22"/>
              </w:rPr>
              <w:t xml:space="preserve"> (Minimum Success Fee)</w:t>
            </w:r>
          </w:p>
        </w:tc>
        <w:tc>
          <w:tcPr>
            <w:tcW w:w="1560" w:type="dxa"/>
          </w:tcPr>
          <w:p w14:paraId="126076E5" w14:textId="5C5D7F0D" w:rsidR="003B7C56" w:rsidRPr="00100775" w:rsidRDefault="003B7C56" w:rsidP="00D36F26">
            <w:pPr>
              <w:pStyle w:val="TextLeft"/>
              <w:tabs>
                <w:tab w:val="left" w:pos="5040"/>
              </w:tabs>
              <w:jc w:val="center"/>
              <w:rPr>
                <w:rFonts w:ascii="Calibri" w:hAnsi="Calibri"/>
                <w:sz w:val="22"/>
                <w:szCs w:val="22"/>
              </w:rPr>
            </w:pPr>
          </w:p>
        </w:tc>
        <w:tc>
          <w:tcPr>
            <w:tcW w:w="1559" w:type="dxa"/>
          </w:tcPr>
          <w:p w14:paraId="19BDEE5C" w14:textId="40EA1A3D"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$1,</w:t>
            </w:r>
            <w:r w:rsidR="001778E0">
              <w:rPr>
                <w:rFonts w:ascii="Calibri" w:hAnsi="Calibri"/>
                <w:sz w:val="22"/>
                <w:szCs w:val="22"/>
              </w:rPr>
              <w:t>8</w:t>
            </w:r>
            <w:r>
              <w:rPr>
                <w:rFonts w:ascii="Calibri" w:hAnsi="Calibri"/>
                <w:sz w:val="22"/>
                <w:szCs w:val="22"/>
              </w:rPr>
              <w:t>00,000</w:t>
            </w:r>
          </w:p>
        </w:tc>
        <w:tc>
          <w:tcPr>
            <w:tcW w:w="1417" w:type="dxa"/>
          </w:tcPr>
          <w:p w14:paraId="266DF79F" w14:textId="26AB64BD" w:rsidR="003B7C56" w:rsidRPr="00100775" w:rsidRDefault="00E02060" w:rsidP="00D36F26">
            <w:pPr>
              <w:pStyle w:val="TextLeft"/>
              <w:tabs>
                <w:tab w:val="left" w:pos="5040"/>
              </w:tabs>
              <w:jc w:val="center"/>
              <w:rPr>
                <w:rFonts w:ascii="Calibri" w:hAnsi="Calibri"/>
                <w:sz w:val="22"/>
                <w:szCs w:val="22"/>
              </w:rPr>
            </w:pPr>
            <w:r>
              <w:rPr>
                <w:rFonts w:ascii="Calibri" w:hAnsi="Calibri"/>
                <w:sz w:val="22"/>
                <w:szCs w:val="22"/>
              </w:rPr>
              <w:t>6.00</w:t>
            </w:r>
            <w:r w:rsidR="00D36F26">
              <w:rPr>
                <w:rFonts w:ascii="Calibri" w:hAnsi="Calibri"/>
                <w:sz w:val="22"/>
                <w:szCs w:val="22"/>
              </w:rPr>
              <w:t>%</w:t>
            </w:r>
          </w:p>
        </w:tc>
        <w:tc>
          <w:tcPr>
            <w:tcW w:w="1417" w:type="dxa"/>
          </w:tcPr>
          <w:p w14:paraId="63C14B14" w14:textId="3F1EBF22"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28,200</w:t>
            </w:r>
            <w:r w:rsidR="00F04A35">
              <w:rPr>
                <w:rFonts w:ascii="Calibri" w:hAnsi="Calibri"/>
                <w:sz w:val="22"/>
                <w:szCs w:val="22"/>
              </w:rPr>
              <w:t>,000</w:t>
            </w:r>
          </w:p>
        </w:tc>
      </w:tr>
      <w:tr w:rsidR="00D4306A" w14:paraId="28F52456" w14:textId="77777777" w:rsidTr="00D4306A">
        <w:tc>
          <w:tcPr>
            <w:tcW w:w="3397" w:type="dxa"/>
          </w:tcPr>
          <w:p w14:paraId="477066DE" w14:textId="628BAAE5" w:rsidR="003B7C56" w:rsidRPr="00100775"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3</w:t>
            </w:r>
            <w:r>
              <w:rPr>
                <w:rFonts w:ascii="Calibri" w:hAnsi="Calibri"/>
                <w:sz w:val="22"/>
                <w:szCs w:val="22"/>
              </w:rPr>
              <w:t>0,000,001 up to $</w:t>
            </w:r>
            <w:r w:rsidR="001778E0">
              <w:rPr>
                <w:rFonts w:ascii="Calibri" w:hAnsi="Calibri"/>
                <w:sz w:val="22"/>
                <w:szCs w:val="22"/>
              </w:rPr>
              <w:t>3</w:t>
            </w:r>
            <w:r>
              <w:rPr>
                <w:rFonts w:ascii="Calibri" w:hAnsi="Calibri"/>
                <w:sz w:val="22"/>
                <w:szCs w:val="22"/>
              </w:rPr>
              <w:t>5,000,000</w:t>
            </w:r>
          </w:p>
        </w:tc>
        <w:tc>
          <w:tcPr>
            <w:tcW w:w="1560" w:type="dxa"/>
          </w:tcPr>
          <w:p w14:paraId="3E2726B8" w14:textId="44D9FD91"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7.00%</w:t>
            </w:r>
          </w:p>
        </w:tc>
        <w:tc>
          <w:tcPr>
            <w:tcW w:w="1559" w:type="dxa"/>
          </w:tcPr>
          <w:p w14:paraId="7F053309" w14:textId="0AD82CCC"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1778E0">
              <w:rPr>
                <w:rFonts w:ascii="Calibri" w:hAnsi="Calibri"/>
                <w:sz w:val="22"/>
                <w:szCs w:val="22"/>
              </w:rPr>
              <w:t>2,150</w:t>
            </w:r>
            <w:r>
              <w:rPr>
                <w:rFonts w:ascii="Calibri" w:hAnsi="Calibri"/>
                <w:sz w:val="22"/>
                <w:szCs w:val="22"/>
              </w:rPr>
              <w:t>,000</w:t>
            </w:r>
          </w:p>
        </w:tc>
        <w:tc>
          <w:tcPr>
            <w:tcW w:w="1417" w:type="dxa"/>
          </w:tcPr>
          <w:p w14:paraId="0583EA71" w14:textId="5FE367F1" w:rsidR="003B7C56" w:rsidRPr="00100775" w:rsidRDefault="00E02060" w:rsidP="00D36F26">
            <w:pPr>
              <w:pStyle w:val="TextLeft"/>
              <w:tabs>
                <w:tab w:val="left" w:pos="5040"/>
              </w:tabs>
              <w:jc w:val="center"/>
              <w:rPr>
                <w:rFonts w:ascii="Calibri" w:hAnsi="Calibri"/>
                <w:sz w:val="22"/>
                <w:szCs w:val="22"/>
              </w:rPr>
            </w:pPr>
            <w:r>
              <w:rPr>
                <w:rFonts w:ascii="Calibri" w:hAnsi="Calibri"/>
                <w:sz w:val="22"/>
                <w:szCs w:val="22"/>
              </w:rPr>
              <w:t>6.</w:t>
            </w:r>
            <w:r w:rsidR="00BE1882">
              <w:rPr>
                <w:rFonts w:ascii="Calibri" w:hAnsi="Calibri"/>
                <w:sz w:val="22"/>
                <w:szCs w:val="22"/>
              </w:rPr>
              <w:t>14</w:t>
            </w:r>
            <w:r w:rsidR="00D36F26">
              <w:rPr>
                <w:rFonts w:ascii="Calibri" w:hAnsi="Calibri"/>
                <w:sz w:val="22"/>
                <w:szCs w:val="22"/>
              </w:rPr>
              <w:t>%</w:t>
            </w:r>
          </w:p>
        </w:tc>
        <w:tc>
          <w:tcPr>
            <w:tcW w:w="1417" w:type="dxa"/>
          </w:tcPr>
          <w:p w14:paraId="30C5A26E" w14:textId="0F471F2A"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32,850</w:t>
            </w:r>
            <w:r w:rsidR="00F04A35">
              <w:rPr>
                <w:rFonts w:ascii="Calibri" w:hAnsi="Calibri"/>
                <w:sz w:val="22"/>
                <w:szCs w:val="22"/>
              </w:rPr>
              <w:t>,000</w:t>
            </w:r>
          </w:p>
        </w:tc>
      </w:tr>
      <w:tr w:rsidR="00D4306A" w14:paraId="04B56BA3" w14:textId="77777777" w:rsidTr="00D4306A">
        <w:tc>
          <w:tcPr>
            <w:tcW w:w="3397" w:type="dxa"/>
          </w:tcPr>
          <w:p w14:paraId="5F7FD0EE" w14:textId="16F6AE9A" w:rsidR="003B7C56" w:rsidRPr="00100775"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3</w:t>
            </w:r>
            <w:r>
              <w:rPr>
                <w:rFonts w:ascii="Calibri" w:hAnsi="Calibri"/>
                <w:sz w:val="22"/>
                <w:szCs w:val="22"/>
              </w:rPr>
              <w:t>5,000,001 up to $</w:t>
            </w:r>
            <w:r w:rsidR="001778E0">
              <w:rPr>
                <w:rFonts w:ascii="Calibri" w:hAnsi="Calibri"/>
                <w:sz w:val="22"/>
                <w:szCs w:val="22"/>
              </w:rPr>
              <w:t>4</w:t>
            </w:r>
            <w:r>
              <w:rPr>
                <w:rFonts w:ascii="Calibri" w:hAnsi="Calibri"/>
                <w:sz w:val="22"/>
                <w:szCs w:val="22"/>
              </w:rPr>
              <w:t>0,000,000</w:t>
            </w:r>
          </w:p>
        </w:tc>
        <w:tc>
          <w:tcPr>
            <w:tcW w:w="1560" w:type="dxa"/>
          </w:tcPr>
          <w:p w14:paraId="457F248F" w14:textId="0BE2F6AA"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8.00%</w:t>
            </w:r>
          </w:p>
        </w:tc>
        <w:tc>
          <w:tcPr>
            <w:tcW w:w="1559" w:type="dxa"/>
          </w:tcPr>
          <w:p w14:paraId="39AA6395" w14:textId="7D78AC04"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BE1882">
              <w:rPr>
                <w:rFonts w:ascii="Calibri" w:hAnsi="Calibri"/>
                <w:sz w:val="22"/>
                <w:szCs w:val="22"/>
              </w:rPr>
              <w:t>2,550</w:t>
            </w:r>
            <w:r w:rsidR="00C4153C">
              <w:rPr>
                <w:rFonts w:ascii="Calibri" w:hAnsi="Calibri"/>
                <w:sz w:val="22"/>
                <w:szCs w:val="22"/>
              </w:rPr>
              <w:t>,000</w:t>
            </w:r>
          </w:p>
        </w:tc>
        <w:tc>
          <w:tcPr>
            <w:tcW w:w="1417" w:type="dxa"/>
          </w:tcPr>
          <w:p w14:paraId="58BB189B" w14:textId="51FB768F" w:rsidR="003B7C56" w:rsidRPr="00100775" w:rsidRDefault="00E02060" w:rsidP="00D36F26">
            <w:pPr>
              <w:pStyle w:val="TextLeft"/>
              <w:tabs>
                <w:tab w:val="left" w:pos="5040"/>
              </w:tabs>
              <w:jc w:val="center"/>
              <w:rPr>
                <w:rFonts w:ascii="Calibri" w:hAnsi="Calibri"/>
                <w:sz w:val="22"/>
                <w:szCs w:val="22"/>
              </w:rPr>
            </w:pPr>
            <w:r>
              <w:rPr>
                <w:rFonts w:ascii="Calibri" w:hAnsi="Calibri"/>
                <w:sz w:val="22"/>
                <w:szCs w:val="22"/>
              </w:rPr>
              <w:t>6.</w:t>
            </w:r>
            <w:r w:rsidR="00BE1882">
              <w:rPr>
                <w:rFonts w:ascii="Calibri" w:hAnsi="Calibri"/>
                <w:sz w:val="22"/>
                <w:szCs w:val="22"/>
              </w:rPr>
              <w:t>38</w:t>
            </w:r>
            <w:r w:rsidR="00D36F26">
              <w:rPr>
                <w:rFonts w:ascii="Calibri" w:hAnsi="Calibri"/>
                <w:sz w:val="22"/>
                <w:szCs w:val="22"/>
              </w:rPr>
              <w:t>%</w:t>
            </w:r>
          </w:p>
        </w:tc>
        <w:tc>
          <w:tcPr>
            <w:tcW w:w="1417" w:type="dxa"/>
          </w:tcPr>
          <w:p w14:paraId="1CABC51B" w14:textId="6D3850F7"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37,450</w:t>
            </w:r>
            <w:r w:rsidR="00F04A35">
              <w:rPr>
                <w:rFonts w:ascii="Calibri" w:hAnsi="Calibri"/>
                <w:sz w:val="22"/>
                <w:szCs w:val="22"/>
              </w:rPr>
              <w:t>,000</w:t>
            </w:r>
          </w:p>
        </w:tc>
      </w:tr>
      <w:tr w:rsidR="00D4306A" w14:paraId="3F8C91A4" w14:textId="77777777" w:rsidTr="00D4306A">
        <w:tc>
          <w:tcPr>
            <w:tcW w:w="3397" w:type="dxa"/>
          </w:tcPr>
          <w:p w14:paraId="3EEF02FD" w14:textId="27BF884C" w:rsidR="003B7C56" w:rsidRPr="00100775"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4</w:t>
            </w:r>
            <w:r>
              <w:rPr>
                <w:rFonts w:ascii="Calibri" w:hAnsi="Calibri"/>
                <w:sz w:val="22"/>
                <w:szCs w:val="22"/>
              </w:rPr>
              <w:t>0,000,001 up to $</w:t>
            </w:r>
            <w:r w:rsidR="001778E0">
              <w:rPr>
                <w:rFonts w:ascii="Calibri" w:hAnsi="Calibri"/>
                <w:sz w:val="22"/>
                <w:szCs w:val="22"/>
              </w:rPr>
              <w:t>4</w:t>
            </w:r>
            <w:r>
              <w:rPr>
                <w:rFonts w:ascii="Calibri" w:hAnsi="Calibri"/>
                <w:sz w:val="22"/>
                <w:szCs w:val="22"/>
              </w:rPr>
              <w:t>5,000,000</w:t>
            </w:r>
          </w:p>
        </w:tc>
        <w:tc>
          <w:tcPr>
            <w:tcW w:w="1560" w:type="dxa"/>
          </w:tcPr>
          <w:p w14:paraId="72527548" w14:textId="5DF81FF9"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9.00%</w:t>
            </w:r>
          </w:p>
        </w:tc>
        <w:tc>
          <w:tcPr>
            <w:tcW w:w="1559" w:type="dxa"/>
          </w:tcPr>
          <w:p w14:paraId="606A2F09" w14:textId="206E0694"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BE1882">
              <w:rPr>
                <w:rFonts w:ascii="Calibri" w:hAnsi="Calibri"/>
                <w:sz w:val="22"/>
                <w:szCs w:val="22"/>
              </w:rPr>
              <w:t>3,000</w:t>
            </w:r>
            <w:r w:rsidR="00C4153C">
              <w:rPr>
                <w:rFonts w:ascii="Calibri" w:hAnsi="Calibri"/>
                <w:sz w:val="22"/>
                <w:szCs w:val="22"/>
              </w:rPr>
              <w:t>,000</w:t>
            </w:r>
          </w:p>
        </w:tc>
        <w:tc>
          <w:tcPr>
            <w:tcW w:w="1417" w:type="dxa"/>
          </w:tcPr>
          <w:p w14:paraId="649B4B0D" w14:textId="15C017EC" w:rsidR="003B7C56" w:rsidRPr="00100775" w:rsidRDefault="00E02060" w:rsidP="00D36F26">
            <w:pPr>
              <w:pStyle w:val="TextLeft"/>
              <w:tabs>
                <w:tab w:val="left" w:pos="5040"/>
              </w:tabs>
              <w:jc w:val="center"/>
              <w:rPr>
                <w:rFonts w:ascii="Calibri" w:hAnsi="Calibri"/>
                <w:sz w:val="22"/>
                <w:szCs w:val="22"/>
              </w:rPr>
            </w:pPr>
            <w:r>
              <w:rPr>
                <w:rFonts w:ascii="Calibri" w:hAnsi="Calibri"/>
                <w:sz w:val="22"/>
                <w:szCs w:val="22"/>
              </w:rPr>
              <w:t>6.</w:t>
            </w:r>
            <w:r w:rsidR="00BE1882">
              <w:rPr>
                <w:rFonts w:ascii="Calibri" w:hAnsi="Calibri"/>
                <w:sz w:val="22"/>
                <w:szCs w:val="22"/>
              </w:rPr>
              <w:t>67</w:t>
            </w:r>
            <w:r w:rsidR="00D36F26">
              <w:rPr>
                <w:rFonts w:ascii="Calibri" w:hAnsi="Calibri"/>
                <w:sz w:val="22"/>
                <w:szCs w:val="22"/>
              </w:rPr>
              <w:t>%</w:t>
            </w:r>
          </w:p>
        </w:tc>
        <w:tc>
          <w:tcPr>
            <w:tcW w:w="1417" w:type="dxa"/>
          </w:tcPr>
          <w:p w14:paraId="349B294F" w14:textId="245FF8DB"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42,000</w:t>
            </w:r>
            <w:r w:rsidR="00F04A35">
              <w:rPr>
                <w:rFonts w:ascii="Calibri" w:hAnsi="Calibri"/>
                <w:sz w:val="22"/>
                <w:szCs w:val="22"/>
              </w:rPr>
              <w:t>,000</w:t>
            </w:r>
          </w:p>
        </w:tc>
      </w:tr>
      <w:tr w:rsidR="00D4306A" w14:paraId="428B9A90" w14:textId="77777777" w:rsidTr="00D4306A">
        <w:tc>
          <w:tcPr>
            <w:tcW w:w="3397" w:type="dxa"/>
          </w:tcPr>
          <w:p w14:paraId="0EBC2788" w14:textId="77C6E12A" w:rsidR="003B7C56" w:rsidRPr="00100775"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4</w:t>
            </w:r>
            <w:r>
              <w:rPr>
                <w:rFonts w:ascii="Calibri" w:hAnsi="Calibri"/>
                <w:sz w:val="22"/>
                <w:szCs w:val="22"/>
              </w:rPr>
              <w:t>5,000,001 up to $</w:t>
            </w:r>
            <w:r w:rsidR="001778E0">
              <w:rPr>
                <w:rFonts w:ascii="Calibri" w:hAnsi="Calibri"/>
                <w:sz w:val="22"/>
                <w:szCs w:val="22"/>
              </w:rPr>
              <w:t>5</w:t>
            </w:r>
            <w:r>
              <w:rPr>
                <w:rFonts w:ascii="Calibri" w:hAnsi="Calibri"/>
                <w:sz w:val="22"/>
                <w:szCs w:val="22"/>
              </w:rPr>
              <w:t>0,000,000</w:t>
            </w:r>
          </w:p>
        </w:tc>
        <w:tc>
          <w:tcPr>
            <w:tcW w:w="1560" w:type="dxa"/>
          </w:tcPr>
          <w:p w14:paraId="634555E9" w14:textId="235353D3"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10.00%</w:t>
            </w:r>
          </w:p>
        </w:tc>
        <w:tc>
          <w:tcPr>
            <w:tcW w:w="1559" w:type="dxa"/>
          </w:tcPr>
          <w:p w14:paraId="75FDACC0" w14:textId="6A5D5EE5"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BE1882">
              <w:rPr>
                <w:rFonts w:ascii="Calibri" w:hAnsi="Calibri"/>
                <w:sz w:val="22"/>
                <w:szCs w:val="22"/>
              </w:rPr>
              <w:t>3,500</w:t>
            </w:r>
            <w:r w:rsidR="00C4153C">
              <w:rPr>
                <w:rFonts w:ascii="Calibri" w:hAnsi="Calibri"/>
                <w:sz w:val="22"/>
                <w:szCs w:val="22"/>
              </w:rPr>
              <w:t>,000</w:t>
            </w:r>
          </w:p>
        </w:tc>
        <w:tc>
          <w:tcPr>
            <w:tcW w:w="1417" w:type="dxa"/>
          </w:tcPr>
          <w:p w14:paraId="1FD92B2D" w14:textId="232FD9B0" w:rsidR="003B7C56" w:rsidRPr="00100775" w:rsidRDefault="00F04A35" w:rsidP="00D36F26">
            <w:pPr>
              <w:pStyle w:val="TextLeft"/>
              <w:tabs>
                <w:tab w:val="left" w:pos="5040"/>
              </w:tabs>
              <w:jc w:val="center"/>
              <w:rPr>
                <w:rFonts w:ascii="Calibri" w:hAnsi="Calibri"/>
                <w:sz w:val="22"/>
                <w:szCs w:val="22"/>
              </w:rPr>
            </w:pPr>
            <w:r>
              <w:rPr>
                <w:rFonts w:ascii="Calibri" w:hAnsi="Calibri"/>
                <w:sz w:val="22"/>
                <w:szCs w:val="22"/>
              </w:rPr>
              <w:t>7.</w:t>
            </w:r>
            <w:r w:rsidR="00BE1882">
              <w:rPr>
                <w:rFonts w:ascii="Calibri" w:hAnsi="Calibri"/>
                <w:sz w:val="22"/>
                <w:szCs w:val="22"/>
              </w:rPr>
              <w:t>00</w:t>
            </w:r>
            <w:r w:rsidR="00D36F26">
              <w:rPr>
                <w:rFonts w:ascii="Calibri" w:hAnsi="Calibri"/>
                <w:sz w:val="22"/>
                <w:szCs w:val="22"/>
              </w:rPr>
              <w:t>%</w:t>
            </w:r>
          </w:p>
        </w:tc>
        <w:tc>
          <w:tcPr>
            <w:tcW w:w="1417" w:type="dxa"/>
          </w:tcPr>
          <w:p w14:paraId="695A26B3" w14:textId="706647D3"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46,500</w:t>
            </w:r>
            <w:r w:rsidR="00D4306A">
              <w:rPr>
                <w:rFonts w:ascii="Calibri" w:hAnsi="Calibri"/>
                <w:sz w:val="22"/>
                <w:szCs w:val="22"/>
              </w:rPr>
              <w:t>,000</w:t>
            </w:r>
          </w:p>
        </w:tc>
      </w:tr>
      <w:tr w:rsidR="00D4306A" w14:paraId="03FB3289" w14:textId="77777777" w:rsidTr="00D4306A">
        <w:tc>
          <w:tcPr>
            <w:tcW w:w="3397" w:type="dxa"/>
          </w:tcPr>
          <w:p w14:paraId="00B5519F" w14:textId="65F3DDC4" w:rsidR="003B7C56" w:rsidRPr="00100775"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5</w:t>
            </w:r>
            <w:r>
              <w:rPr>
                <w:rFonts w:ascii="Calibri" w:hAnsi="Calibri"/>
                <w:sz w:val="22"/>
                <w:szCs w:val="22"/>
              </w:rPr>
              <w:t>0,000,001 up to $</w:t>
            </w:r>
            <w:r w:rsidR="001778E0">
              <w:rPr>
                <w:rFonts w:ascii="Calibri" w:hAnsi="Calibri"/>
                <w:sz w:val="22"/>
                <w:szCs w:val="22"/>
              </w:rPr>
              <w:t>5</w:t>
            </w:r>
            <w:r>
              <w:rPr>
                <w:rFonts w:ascii="Calibri" w:hAnsi="Calibri"/>
                <w:sz w:val="22"/>
                <w:szCs w:val="22"/>
              </w:rPr>
              <w:t>5,000,000</w:t>
            </w:r>
          </w:p>
        </w:tc>
        <w:tc>
          <w:tcPr>
            <w:tcW w:w="1560" w:type="dxa"/>
          </w:tcPr>
          <w:p w14:paraId="4708E2EE" w14:textId="7FEF6AFD"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11.00%</w:t>
            </w:r>
          </w:p>
        </w:tc>
        <w:tc>
          <w:tcPr>
            <w:tcW w:w="1559" w:type="dxa"/>
          </w:tcPr>
          <w:p w14:paraId="3AF697B5" w14:textId="5EF4E28A"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BE1882">
              <w:rPr>
                <w:rFonts w:ascii="Calibri" w:hAnsi="Calibri"/>
                <w:sz w:val="22"/>
                <w:szCs w:val="22"/>
              </w:rPr>
              <w:t>4,050</w:t>
            </w:r>
            <w:r w:rsidR="00C4153C">
              <w:rPr>
                <w:rFonts w:ascii="Calibri" w:hAnsi="Calibri"/>
                <w:sz w:val="22"/>
                <w:szCs w:val="22"/>
              </w:rPr>
              <w:t>,000</w:t>
            </w:r>
          </w:p>
        </w:tc>
        <w:tc>
          <w:tcPr>
            <w:tcW w:w="1417" w:type="dxa"/>
          </w:tcPr>
          <w:p w14:paraId="2126D87E" w14:textId="2533BF24" w:rsidR="003B7C56" w:rsidRPr="00100775" w:rsidRDefault="00F04A35" w:rsidP="00D36F26">
            <w:pPr>
              <w:pStyle w:val="TextLeft"/>
              <w:tabs>
                <w:tab w:val="left" w:pos="5040"/>
              </w:tabs>
              <w:jc w:val="center"/>
              <w:rPr>
                <w:rFonts w:ascii="Calibri" w:hAnsi="Calibri"/>
                <w:sz w:val="22"/>
                <w:szCs w:val="22"/>
              </w:rPr>
            </w:pPr>
            <w:r>
              <w:rPr>
                <w:rFonts w:ascii="Calibri" w:hAnsi="Calibri"/>
                <w:sz w:val="22"/>
                <w:szCs w:val="22"/>
              </w:rPr>
              <w:t>7.</w:t>
            </w:r>
            <w:r w:rsidR="00BE1882">
              <w:rPr>
                <w:rFonts w:ascii="Calibri" w:hAnsi="Calibri"/>
                <w:sz w:val="22"/>
                <w:szCs w:val="22"/>
              </w:rPr>
              <w:t>3</w:t>
            </w:r>
            <w:r>
              <w:rPr>
                <w:rFonts w:ascii="Calibri" w:hAnsi="Calibri"/>
                <w:sz w:val="22"/>
                <w:szCs w:val="22"/>
              </w:rPr>
              <w:t>6</w:t>
            </w:r>
            <w:r w:rsidR="00D36F26">
              <w:rPr>
                <w:rFonts w:ascii="Calibri" w:hAnsi="Calibri"/>
                <w:sz w:val="22"/>
                <w:szCs w:val="22"/>
              </w:rPr>
              <w:t>%</w:t>
            </w:r>
          </w:p>
        </w:tc>
        <w:tc>
          <w:tcPr>
            <w:tcW w:w="1417" w:type="dxa"/>
          </w:tcPr>
          <w:p w14:paraId="6A4C162A" w14:textId="7C342EB3" w:rsidR="003B7C5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50,950</w:t>
            </w:r>
            <w:r w:rsidR="00D4306A">
              <w:rPr>
                <w:rFonts w:ascii="Calibri" w:hAnsi="Calibri"/>
                <w:sz w:val="22"/>
                <w:szCs w:val="22"/>
              </w:rPr>
              <w:t>,000</w:t>
            </w:r>
          </w:p>
        </w:tc>
      </w:tr>
      <w:tr w:rsidR="00D4306A" w14:paraId="26958D82" w14:textId="77777777" w:rsidTr="00D4306A">
        <w:tc>
          <w:tcPr>
            <w:tcW w:w="3397" w:type="dxa"/>
          </w:tcPr>
          <w:p w14:paraId="681AAAB8" w14:textId="0F324803" w:rsidR="00D36F26" w:rsidRDefault="00D36F26" w:rsidP="006B2AC7">
            <w:pPr>
              <w:pStyle w:val="TextLeft"/>
              <w:tabs>
                <w:tab w:val="left" w:pos="5040"/>
              </w:tabs>
              <w:rPr>
                <w:rFonts w:ascii="Calibri" w:hAnsi="Calibri"/>
                <w:sz w:val="22"/>
                <w:szCs w:val="22"/>
              </w:rPr>
            </w:pPr>
            <w:r>
              <w:rPr>
                <w:rFonts w:ascii="Calibri" w:hAnsi="Calibri"/>
                <w:sz w:val="22"/>
                <w:szCs w:val="22"/>
              </w:rPr>
              <w:t>From $</w:t>
            </w:r>
            <w:r w:rsidR="001778E0">
              <w:rPr>
                <w:rFonts w:ascii="Calibri" w:hAnsi="Calibri"/>
                <w:sz w:val="22"/>
                <w:szCs w:val="22"/>
              </w:rPr>
              <w:t>5</w:t>
            </w:r>
            <w:r>
              <w:rPr>
                <w:rFonts w:ascii="Calibri" w:hAnsi="Calibri"/>
                <w:sz w:val="22"/>
                <w:szCs w:val="22"/>
              </w:rPr>
              <w:t>5,000,001 up to $</w:t>
            </w:r>
            <w:r w:rsidR="001778E0">
              <w:rPr>
                <w:rFonts w:ascii="Calibri" w:hAnsi="Calibri"/>
                <w:sz w:val="22"/>
                <w:szCs w:val="22"/>
              </w:rPr>
              <w:t>6</w:t>
            </w:r>
            <w:r>
              <w:rPr>
                <w:rFonts w:ascii="Calibri" w:hAnsi="Calibri"/>
                <w:sz w:val="22"/>
                <w:szCs w:val="22"/>
              </w:rPr>
              <w:t>0,000,000</w:t>
            </w:r>
          </w:p>
        </w:tc>
        <w:tc>
          <w:tcPr>
            <w:tcW w:w="1560" w:type="dxa"/>
          </w:tcPr>
          <w:p w14:paraId="62145678" w14:textId="1E932109"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12.00%</w:t>
            </w:r>
          </w:p>
        </w:tc>
        <w:tc>
          <w:tcPr>
            <w:tcW w:w="1559" w:type="dxa"/>
          </w:tcPr>
          <w:p w14:paraId="41461C93" w14:textId="1FC6820A"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E02060">
              <w:rPr>
                <w:rFonts w:ascii="Calibri" w:hAnsi="Calibri"/>
                <w:sz w:val="22"/>
                <w:szCs w:val="22"/>
              </w:rPr>
              <w:t>4,</w:t>
            </w:r>
            <w:r w:rsidR="00BE1882">
              <w:rPr>
                <w:rFonts w:ascii="Calibri" w:hAnsi="Calibri"/>
                <w:sz w:val="22"/>
                <w:szCs w:val="22"/>
              </w:rPr>
              <w:t>650</w:t>
            </w:r>
            <w:r w:rsidR="00E02060">
              <w:rPr>
                <w:rFonts w:ascii="Calibri" w:hAnsi="Calibri"/>
                <w:sz w:val="22"/>
                <w:szCs w:val="22"/>
              </w:rPr>
              <w:t>,000</w:t>
            </w:r>
          </w:p>
        </w:tc>
        <w:tc>
          <w:tcPr>
            <w:tcW w:w="1417" w:type="dxa"/>
          </w:tcPr>
          <w:p w14:paraId="39C30B38" w14:textId="39054D9F" w:rsidR="00D36F26" w:rsidRPr="00100775" w:rsidRDefault="00BE1882" w:rsidP="00D36F26">
            <w:pPr>
              <w:pStyle w:val="TextLeft"/>
              <w:tabs>
                <w:tab w:val="left" w:pos="5040"/>
              </w:tabs>
              <w:jc w:val="center"/>
              <w:rPr>
                <w:rFonts w:ascii="Calibri" w:hAnsi="Calibri"/>
                <w:sz w:val="22"/>
                <w:szCs w:val="22"/>
              </w:rPr>
            </w:pPr>
            <w:r>
              <w:rPr>
                <w:rFonts w:ascii="Calibri" w:hAnsi="Calibri"/>
                <w:sz w:val="22"/>
                <w:szCs w:val="22"/>
              </w:rPr>
              <w:t>7</w:t>
            </w:r>
            <w:r w:rsidR="00F04A35">
              <w:rPr>
                <w:rFonts w:ascii="Calibri" w:hAnsi="Calibri"/>
                <w:sz w:val="22"/>
                <w:szCs w:val="22"/>
              </w:rPr>
              <w:t>.</w:t>
            </w:r>
            <w:r>
              <w:rPr>
                <w:rFonts w:ascii="Calibri" w:hAnsi="Calibri"/>
                <w:sz w:val="22"/>
                <w:szCs w:val="22"/>
              </w:rPr>
              <w:t>75</w:t>
            </w:r>
            <w:r w:rsidR="00D36F26">
              <w:rPr>
                <w:rFonts w:ascii="Calibri" w:hAnsi="Calibri"/>
                <w:sz w:val="22"/>
                <w:szCs w:val="22"/>
              </w:rPr>
              <w:t>%</w:t>
            </w:r>
          </w:p>
        </w:tc>
        <w:tc>
          <w:tcPr>
            <w:tcW w:w="1417" w:type="dxa"/>
          </w:tcPr>
          <w:p w14:paraId="0A9238B1" w14:textId="1D711517"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55,350</w:t>
            </w:r>
            <w:r w:rsidR="00D4306A">
              <w:rPr>
                <w:rFonts w:ascii="Calibri" w:hAnsi="Calibri"/>
                <w:sz w:val="22"/>
                <w:szCs w:val="22"/>
              </w:rPr>
              <w:t>,000</w:t>
            </w:r>
          </w:p>
        </w:tc>
      </w:tr>
      <w:tr w:rsidR="00D4306A" w14:paraId="4CD6DF07" w14:textId="77777777" w:rsidTr="00D4306A">
        <w:tc>
          <w:tcPr>
            <w:tcW w:w="3397" w:type="dxa"/>
          </w:tcPr>
          <w:p w14:paraId="5FA42BE0" w14:textId="29D66F57" w:rsidR="00D36F26" w:rsidRDefault="00D36F26" w:rsidP="006B2AC7">
            <w:pPr>
              <w:pStyle w:val="TextLeft"/>
              <w:tabs>
                <w:tab w:val="left" w:pos="5040"/>
              </w:tabs>
              <w:rPr>
                <w:rFonts w:ascii="Calibri" w:hAnsi="Calibri"/>
                <w:sz w:val="22"/>
                <w:szCs w:val="22"/>
              </w:rPr>
            </w:pPr>
            <w:r>
              <w:rPr>
                <w:rFonts w:ascii="Calibri" w:hAnsi="Calibri"/>
                <w:sz w:val="22"/>
                <w:szCs w:val="22"/>
              </w:rPr>
              <w:t>Above $</w:t>
            </w:r>
            <w:r w:rsidR="001778E0">
              <w:rPr>
                <w:rFonts w:ascii="Calibri" w:hAnsi="Calibri"/>
                <w:sz w:val="22"/>
                <w:szCs w:val="22"/>
              </w:rPr>
              <w:t>6</w:t>
            </w:r>
            <w:r>
              <w:rPr>
                <w:rFonts w:ascii="Calibri" w:hAnsi="Calibri"/>
                <w:sz w:val="22"/>
                <w:szCs w:val="22"/>
              </w:rPr>
              <w:t>0,000,000*</w:t>
            </w:r>
          </w:p>
        </w:tc>
        <w:tc>
          <w:tcPr>
            <w:tcW w:w="1560" w:type="dxa"/>
          </w:tcPr>
          <w:p w14:paraId="38340B1D" w14:textId="2F47569B"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13.00%</w:t>
            </w:r>
          </w:p>
        </w:tc>
        <w:tc>
          <w:tcPr>
            <w:tcW w:w="1559" w:type="dxa"/>
          </w:tcPr>
          <w:p w14:paraId="3F9B301A" w14:textId="15D1B1DA"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BE1882">
              <w:rPr>
                <w:rFonts w:ascii="Calibri" w:hAnsi="Calibri"/>
                <w:sz w:val="22"/>
                <w:szCs w:val="22"/>
              </w:rPr>
              <w:t>5,300</w:t>
            </w:r>
            <w:r w:rsidR="00E02060">
              <w:rPr>
                <w:rFonts w:ascii="Calibri" w:hAnsi="Calibri"/>
                <w:sz w:val="22"/>
                <w:szCs w:val="22"/>
              </w:rPr>
              <w:t>,000</w:t>
            </w:r>
          </w:p>
        </w:tc>
        <w:tc>
          <w:tcPr>
            <w:tcW w:w="1417" w:type="dxa"/>
          </w:tcPr>
          <w:p w14:paraId="3F9123BF" w14:textId="07C31AAD" w:rsidR="00D36F26" w:rsidRPr="00100775" w:rsidRDefault="00F04A35" w:rsidP="00D36F26">
            <w:pPr>
              <w:pStyle w:val="TextLeft"/>
              <w:tabs>
                <w:tab w:val="left" w:pos="5040"/>
              </w:tabs>
              <w:jc w:val="center"/>
              <w:rPr>
                <w:rFonts w:ascii="Calibri" w:hAnsi="Calibri"/>
                <w:sz w:val="22"/>
                <w:szCs w:val="22"/>
              </w:rPr>
            </w:pPr>
            <w:r>
              <w:rPr>
                <w:rFonts w:ascii="Calibri" w:hAnsi="Calibri"/>
                <w:sz w:val="22"/>
                <w:szCs w:val="22"/>
              </w:rPr>
              <w:t>8.</w:t>
            </w:r>
            <w:r w:rsidR="00BE1882">
              <w:rPr>
                <w:rFonts w:ascii="Calibri" w:hAnsi="Calibri"/>
                <w:sz w:val="22"/>
                <w:szCs w:val="22"/>
              </w:rPr>
              <w:t>1</w:t>
            </w:r>
            <w:r>
              <w:rPr>
                <w:rFonts w:ascii="Calibri" w:hAnsi="Calibri"/>
                <w:sz w:val="22"/>
                <w:szCs w:val="22"/>
              </w:rPr>
              <w:t>5</w:t>
            </w:r>
            <w:r w:rsidR="00D36F26">
              <w:rPr>
                <w:rFonts w:ascii="Calibri" w:hAnsi="Calibri"/>
                <w:sz w:val="22"/>
                <w:szCs w:val="22"/>
              </w:rPr>
              <w:t>%</w:t>
            </w:r>
          </w:p>
        </w:tc>
        <w:tc>
          <w:tcPr>
            <w:tcW w:w="1417" w:type="dxa"/>
          </w:tcPr>
          <w:p w14:paraId="3E15291C" w14:textId="3E34473D" w:rsidR="00D36F26" w:rsidRPr="00100775" w:rsidRDefault="00D36F26" w:rsidP="00D36F26">
            <w:pPr>
              <w:pStyle w:val="TextLeft"/>
              <w:tabs>
                <w:tab w:val="left" w:pos="5040"/>
              </w:tabs>
              <w:jc w:val="center"/>
              <w:rPr>
                <w:rFonts w:ascii="Calibri" w:hAnsi="Calibri"/>
                <w:sz w:val="22"/>
                <w:szCs w:val="22"/>
              </w:rPr>
            </w:pPr>
            <w:r>
              <w:rPr>
                <w:rFonts w:ascii="Calibri" w:hAnsi="Calibri"/>
                <w:sz w:val="22"/>
                <w:szCs w:val="22"/>
              </w:rPr>
              <w:t>$</w:t>
            </w:r>
            <w:r w:rsidR="00AE005C">
              <w:rPr>
                <w:rFonts w:ascii="Calibri" w:hAnsi="Calibri"/>
                <w:sz w:val="22"/>
                <w:szCs w:val="22"/>
              </w:rPr>
              <w:t>59,700</w:t>
            </w:r>
            <w:r w:rsidR="00D4306A">
              <w:rPr>
                <w:rFonts w:ascii="Calibri" w:hAnsi="Calibri"/>
                <w:sz w:val="22"/>
                <w:szCs w:val="22"/>
              </w:rPr>
              <w:t>,000</w:t>
            </w:r>
          </w:p>
        </w:tc>
      </w:tr>
    </w:tbl>
    <w:p w14:paraId="49696FB7" w14:textId="4CAD34D0" w:rsidR="0082796F" w:rsidRPr="00452DB4" w:rsidRDefault="00452DB4" w:rsidP="006B2AC7">
      <w:pPr>
        <w:pStyle w:val="TextLeft"/>
        <w:tabs>
          <w:tab w:val="left" w:pos="5040"/>
        </w:tabs>
        <w:rPr>
          <w:rFonts w:ascii="Calibri" w:hAnsi="Calibri"/>
          <w:i/>
          <w:iCs/>
          <w:sz w:val="22"/>
          <w:szCs w:val="22"/>
        </w:rPr>
      </w:pPr>
      <w:r>
        <w:rPr>
          <w:rFonts w:ascii="Calibri" w:hAnsi="Calibri"/>
          <w:i/>
          <w:iCs/>
          <w:sz w:val="22"/>
          <w:szCs w:val="22"/>
        </w:rPr>
        <w:t>*Above Top Example is at $</w:t>
      </w:r>
      <w:r w:rsidR="00AE53C1">
        <w:rPr>
          <w:rFonts w:ascii="Calibri" w:hAnsi="Calibri"/>
          <w:i/>
          <w:iCs/>
          <w:sz w:val="22"/>
          <w:szCs w:val="22"/>
        </w:rPr>
        <w:t>6</w:t>
      </w:r>
      <w:r>
        <w:rPr>
          <w:rFonts w:ascii="Calibri" w:hAnsi="Calibri"/>
          <w:i/>
          <w:iCs/>
          <w:sz w:val="22"/>
          <w:szCs w:val="22"/>
        </w:rPr>
        <w:t>5,000,000</w:t>
      </w:r>
    </w:p>
    <w:sectPr w:rsidR="0082796F" w:rsidRPr="00452DB4" w:rsidSect="005B464B">
      <w:headerReference w:type="even" r:id="rId11"/>
      <w:headerReference w:type="default" r:id="rId12"/>
      <w:footerReference w:type="default" r:id="rId13"/>
      <w:headerReference w:type="first" r:id="rId14"/>
      <w:footerReference w:type="first" r:id="rId15"/>
      <w:pgSz w:w="12240" w:h="15840"/>
      <w:pgMar w:top="1418" w:right="1440" w:bottom="1440" w:left="144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FA826" w14:textId="77777777" w:rsidR="004C58D3" w:rsidRDefault="004C58D3">
      <w:r>
        <w:separator/>
      </w:r>
    </w:p>
  </w:endnote>
  <w:endnote w:type="continuationSeparator" w:id="0">
    <w:p w14:paraId="14EC764B" w14:textId="77777777" w:rsidR="004C58D3" w:rsidRDefault="004C58D3">
      <w:r>
        <w:continuationSeparator/>
      </w:r>
    </w:p>
  </w:endnote>
  <w:endnote w:type="continuationNotice" w:id="1">
    <w:p w14:paraId="2EED06C3" w14:textId="77777777" w:rsidR="00396DD5" w:rsidRDefault="00396D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CC2AC" w14:textId="77777777" w:rsidR="00E57697" w:rsidRDefault="00E57697" w:rsidP="00E57697">
    <w:pPr>
      <w:rPr>
        <w:rFonts w:asciiTheme="minorHAnsi" w:hAnsiTheme="minorHAnsi"/>
        <w:szCs w:val="22"/>
      </w:rPr>
    </w:pPr>
  </w:p>
  <w:sdt>
    <w:sdtPr>
      <w:id w:val="111252348"/>
      <w:docPartObj>
        <w:docPartGallery w:val="Page Numbers (Bottom of Page)"/>
        <w:docPartUnique/>
      </w:docPartObj>
    </w:sdtPr>
    <w:sdtEndPr/>
    <w:sdtContent>
      <w:sdt>
        <w:sdtPr>
          <w:id w:val="1518039370"/>
          <w:docPartObj>
            <w:docPartGallery w:val="Page Numbers (Top of Page)"/>
            <w:docPartUnique/>
          </w:docPartObj>
        </w:sdtPr>
        <w:sdtEndPr/>
        <w:sdtContent>
          <w:p w14:paraId="5BB4F023" w14:textId="7A930DA4" w:rsidR="00E57697" w:rsidRDefault="009F305D" w:rsidP="00E57697">
            <w:pPr>
              <w:pStyle w:val="Footer"/>
              <w:jc w:val="center"/>
            </w:pPr>
            <w:r>
              <w:rPr>
                <w:noProof/>
                <w:lang w:val="en-GB" w:eastAsia="en-GB"/>
              </w:rPr>
              <mc:AlternateContent>
                <mc:Choice Requires="wps">
                  <w:drawing>
                    <wp:anchor distT="45720" distB="45720" distL="114300" distR="114300" simplePos="0" relativeHeight="251658243" behindDoc="0" locked="0" layoutInCell="1" allowOverlap="1" wp14:anchorId="4D3B17D7" wp14:editId="6F0E7316">
                      <wp:simplePos x="0" y="0"/>
                      <wp:positionH relativeFrom="margin">
                        <wp:posOffset>4671060</wp:posOffset>
                      </wp:positionH>
                      <wp:positionV relativeFrom="paragraph">
                        <wp:posOffset>142875</wp:posOffset>
                      </wp:positionV>
                      <wp:extent cx="1253490" cy="398145"/>
                      <wp:effectExtent l="0" t="0" r="22860" b="209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3490" cy="398145"/>
                              </a:xfrm>
                              <a:prstGeom prst="rect">
                                <a:avLst/>
                              </a:prstGeom>
                              <a:noFill/>
                              <a:ln w="9525">
                                <a:solidFill>
                                  <a:schemeClr val="tx1"/>
                                </a:solidFill>
                                <a:miter lim="800000"/>
                                <a:headEnd/>
                                <a:tailEnd/>
                              </a:ln>
                            </wps:spPr>
                            <wps:txbx>
                              <w:txbxContent>
                                <w:p w14:paraId="5F82AE01" w14:textId="77777777" w:rsidR="00E57697" w:rsidRPr="009F305D" w:rsidRDefault="009F305D" w:rsidP="009F305D">
                                  <w:pPr>
                                    <w:rPr>
                                      <w:sz w:val="18"/>
                                      <w:szCs w:val="18"/>
                                      <w:lang w:val="en-GB"/>
                                    </w:rPr>
                                  </w:pPr>
                                  <w:r w:rsidRPr="009F305D">
                                    <w:rPr>
                                      <w:sz w:val="18"/>
                                      <w:szCs w:val="18"/>
                                      <w:lang w:val="en-GB"/>
                                    </w:rPr>
                                    <w:t>Please initial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3B17D7" id="_x0000_t202" coordsize="21600,21600" o:spt="202" path="m,l,21600r21600,l21600,xe">
                      <v:stroke joinstyle="miter"/>
                      <v:path gradientshapeok="t" o:connecttype="rect"/>
                    </v:shapetype>
                    <v:shape id="Text Box 2" o:spid="_x0000_s1026" type="#_x0000_t202" style="position:absolute;left:0;text-align:left;margin-left:367.8pt;margin-top:11.25pt;width:98.7pt;height:31.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" filled="f" strokecolor="black [3213]">
                      <v:textbox>
                        <w:txbxContent>
                          <w:p w14:paraId="5F82AE01" w14:textId="77777777" w:rsidR="00E57697" w:rsidRPr="009F305D" w:rsidRDefault="009F305D" w:rsidP="009F305D">
                            <w:pPr>
                              <w:rPr>
                                <w:sz w:val="18"/>
                                <w:szCs w:val="18"/>
                                <w:lang w:val="en-GB"/>
                              </w:rPr>
                            </w:pPr>
                            <w:r w:rsidRPr="009F305D">
                              <w:rPr>
                                <w:sz w:val="18"/>
                                <w:szCs w:val="18"/>
                                <w:lang w:val="en-GB"/>
                              </w:rPr>
                              <w:t>Please initial here:</w:t>
                            </w:r>
                          </w:p>
                        </w:txbxContent>
                      </v:textbox>
                      <w10:wrap type="square" anchorx="margin"/>
                    </v:shape>
                  </w:pict>
                </mc:Fallback>
              </mc:AlternateContent>
            </w:r>
            <w:r w:rsidR="004F05CE">
              <w:t xml:space="preserve">                           </w:t>
            </w:r>
            <w:r w:rsidR="00E57697">
              <w:rPr>
                <w:rFonts w:asciiTheme="minorHAnsi" w:hAnsiTheme="minorHAnsi"/>
                <w:sz w:val="20"/>
                <w:szCs w:val="20"/>
              </w:rPr>
              <w:t xml:space="preserve">Page </w:t>
            </w:r>
            <w:r w:rsidR="00E57697">
              <w:rPr>
                <w:rFonts w:asciiTheme="minorHAnsi" w:hAnsiTheme="minorHAnsi"/>
                <w:bCs/>
                <w:sz w:val="20"/>
                <w:szCs w:val="20"/>
              </w:rPr>
              <w:fldChar w:fldCharType="begin"/>
            </w:r>
            <w:r w:rsidR="00E57697">
              <w:rPr>
                <w:rFonts w:asciiTheme="minorHAnsi" w:hAnsiTheme="minorHAnsi"/>
                <w:bCs/>
                <w:sz w:val="20"/>
                <w:szCs w:val="20"/>
              </w:rPr>
              <w:instrText xml:space="preserve"> PAGE </w:instrText>
            </w:r>
            <w:r w:rsidR="00E57697">
              <w:rPr>
                <w:rFonts w:asciiTheme="minorHAnsi" w:hAnsiTheme="minorHAnsi"/>
                <w:bCs/>
                <w:sz w:val="20"/>
                <w:szCs w:val="20"/>
              </w:rPr>
              <w:fldChar w:fldCharType="separate"/>
            </w:r>
            <w:r w:rsidR="00855E8D">
              <w:rPr>
                <w:rFonts w:asciiTheme="minorHAnsi" w:hAnsiTheme="minorHAnsi"/>
                <w:bCs/>
                <w:noProof/>
                <w:sz w:val="20"/>
                <w:szCs w:val="20"/>
              </w:rPr>
              <w:t>7</w:t>
            </w:r>
            <w:r w:rsidR="00E57697">
              <w:rPr>
                <w:rFonts w:asciiTheme="minorHAnsi" w:hAnsiTheme="minorHAnsi"/>
                <w:bCs/>
                <w:sz w:val="20"/>
                <w:szCs w:val="20"/>
              </w:rPr>
              <w:fldChar w:fldCharType="end"/>
            </w:r>
            <w:r w:rsidR="00E57697">
              <w:rPr>
                <w:rFonts w:asciiTheme="minorHAnsi" w:hAnsiTheme="minorHAnsi"/>
                <w:sz w:val="20"/>
                <w:szCs w:val="20"/>
              </w:rPr>
              <w:t xml:space="preserve"> of </w:t>
            </w:r>
            <w:r w:rsidR="00E57697">
              <w:rPr>
                <w:rFonts w:asciiTheme="minorHAnsi" w:hAnsiTheme="minorHAnsi"/>
                <w:bCs/>
                <w:sz w:val="20"/>
                <w:szCs w:val="20"/>
              </w:rPr>
              <w:fldChar w:fldCharType="begin"/>
            </w:r>
            <w:r w:rsidR="00E57697">
              <w:rPr>
                <w:rFonts w:asciiTheme="minorHAnsi" w:hAnsiTheme="minorHAnsi"/>
                <w:bCs/>
                <w:sz w:val="20"/>
                <w:szCs w:val="20"/>
              </w:rPr>
              <w:instrText xml:space="preserve"> NUMPAGES  </w:instrText>
            </w:r>
            <w:r w:rsidR="00E57697">
              <w:rPr>
                <w:rFonts w:asciiTheme="minorHAnsi" w:hAnsiTheme="minorHAnsi"/>
                <w:bCs/>
                <w:sz w:val="20"/>
                <w:szCs w:val="20"/>
              </w:rPr>
              <w:fldChar w:fldCharType="separate"/>
            </w:r>
            <w:r w:rsidR="00855E8D">
              <w:rPr>
                <w:rFonts w:asciiTheme="minorHAnsi" w:hAnsiTheme="minorHAnsi"/>
                <w:bCs/>
                <w:noProof/>
                <w:sz w:val="20"/>
                <w:szCs w:val="20"/>
              </w:rPr>
              <w:t>7</w:t>
            </w:r>
            <w:r w:rsidR="00E57697">
              <w:rPr>
                <w:rFonts w:asciiTheme="minorHAnsi" w:hAnsiTheme="minorHAnsi"/>
                <w:bCs/>
                <w:sz w:val="20"/>
                <w:szCs w:val="20"/>
              </w:rPr>
              <w:fldChar w:fldCharType="end"/>
            </w:r>
            <w:r w:rsidR="00E57697">
              <w:rPr>
                <w:rFonts w:asciiTheme="minorHAnsi" w:hAnsiTheme="minorHAnsi" w:cs="Calibri"/>
                <w:noProof/>
                <w:szCs w:val="22"/>
              </w:rPr>
              <w:t xml:space="preserve"> </w:t>
            </w:r>
          </w:p>
        </w:sdtContent>
      </w:sdt>
    </w:sdtContent>
  </w:sdt>
  <w:p w14:paraId="476D5CA3" w14:textId="77777777" w:rsidR="00E57697" w:rsidRDefault="00E57697" w:rsidP="00E57697">
    <w:pPr>
      <w:pStyle w:val="Footer"/>
    </w:pPr>
    <w:r>
      <w:rPr>
        <w:noProof/>
        <w:lang w:val="en-GB" w:eastAsia="en-GB"/>
      </w:rPr>
      <mc:AlternateContent>
        <mc:Choice Requires="wps">
          <w:drawing>
            <wp:anchor distT="45720" distB="45720" distL="114300" distR="114300" simplePos="0" relativeHeight="251658242" behindDoc="0" locked="0" layoutInCell="1" allowOverlap="1" wp14:anchorId="186206FC" wp14:editId="1318AD28">
              <wp:simplePos x="0" y="0"/>
              <wp:positionH relativeFrom="margin">
                <wp:align>left</wp:align>
              </wp:positionH>
              <wp:positionV relativeFrom="paragraph">
                <wp:posOffset>139700</wp:posOffset>
              </wp:positionV>
              <wp:extent cx="2720340" cy="333375"/>
              <wp:effectExtent l="0" t="0" r="3810" b="9525"/>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0340" cy="333375"/>
                      </a:xfrm>
                      <a:prstGeom prst="rect">
                        <a:avLst/>
                      </a:prstGeom>
                      <a:solidFill>
                        <a:srgbClr val="FFFFFF"/>
                      </a:solidFill>
                      <a:ln w="9525">
                        <a:noFill/>
                        <a:miter lim="800000"/>
                        <a:headEnd/>
                        <a:tailEnd/>
                      </a:ln>
                    </wps:spPr>
                    <wps:txbx>
                      <w:txbxContent>
                        <w:p w14:paraId="6D2FCEC5" w14:textId="0D597083" w:rsidR="00E57697" w:rsidRPr="00E77E77" w:rsidRDefault="00C820D8" w:rsidP="00E57697">
                          <w:pPr>
                            <w:rPr>
                              <w:b/>
                              <w:bCs/>
                              <w:sz w:val="16"/>
                              <w:szCs w:val="16"/>
                              <w:lang w:val="en-GB"/>
                            </w:rPr>
                          </w:pPr>
                          <w:sdt>
                            <w:sdtPr>
                              <w:rPr>
                                <w:b/>
                                <w:bCs/>
                                <w:sz w:val="16"/>
                                <w:szCs w:val="16"/>
                                <w:lang w:val="en-GB"/>
                              </w:rPr>
                              <w:id w:val="-1056230821"/>
                              <w:placeholder>
                                <w:docPart w:val="DefaultPlaceholder_-1854013440"/>
                              </w:placeholder>
                              <w15:webExtensionCreated/>
                            </w:sdtPr>
                            <w:sdtEndPr/>
                            <w:sdtContent>
                              <w:proofErr w:type="spellStart"/>
                              <w:r w:rsidR="007A0C3E" w:rsidRPr="00E77E77">
                                <w:rPr>
                                  <w:b/>
                                  <w:bCs/>
                                  <w:sz w:val="16"/>
                                  <w:szCs w:val="16"/>
                                  <w:lang w:val="en-GB"/>
                                </w:rPr>
                                <w:t>Cashco</w:t>
                              </w:r>
                              <w:proofErr w:type="spellEnd"/>
                              <w:r w:rsidR="007A0C3E" w:rsidRPr="00E77E77">
                                <w:rPr>
                                  <w:b/>
                                  <w:bCs/>
                                  <w:sz w:val="16"/>
                                  <w:szCs w:val="16"/>
                                  <w:lang w:val="en-GB"/>
                                </w:rPr>
                                <w:t xml:space="preserve"> Financial Inc.</w:t>
                              </w:r>
                            </w:sdtContent>
                          </w:sdt>
                          <w:r w:rsidR="007A0C3E" w:rsidRPr="00E77E77">
                            <w:rPr>
                              <w:b/>
                              <w:bCs/>
                              <w:sz w:val="16"/>
                              <w:szCs w:val="16"/>
                              <w:lang w:val="en-GB"/>
                            </w:rPr>
                            <w:t xml:space="preserve"> - </w:t>
                          </w:r>
                          <w:sdt>
                            <w:sdtPr>
                              <w:rPr>
                                <w:b/>
                                <w:bCs/>
                                <w:sz w:val="16"/>
                                <w:szCs w:val="16"/>
                                <w:lang w:val="en-GB"/>
                              </w:rPr>
                              <w:id w:val="-919397210"/>
                              <w:placeholder>
                                <w:docPart w:val="DefaultPlaceholder_-1854013440"/>
                              </w:placeholder>
                              <w15:webExtensionCreated/>
                            </w:sdtPr>
                            <w:sdtEndPr/>
                            <w:sdtContent>
                              <w:del w:id="18" w:author="STS" w:date="2025-04-07T11:11:00Z" w16du:dateUtc="2025-04-07T09:11:00Z">
                                <w:r w:rsidR="007A0C3E" w:rsidRPr="00E77E77" w:rsidDel="00C820D8">
                                  <w:rPr>
                                    <w:b/>
                                    <w:bCs/>
                                    <w:sz w:val="16"/>
                                    <w:szCs w:val="16"/>
                                    <w:lang w:val="en-GB"/>
                                  </w:rPr>
                                  <w:delText>March</w:delText>
                                </w:r>
                              </w:del>
                              <w:ins w:id="19" w:author="STS" w:date="2025-04-07T11:11:00Z" w16du:dateUtc="2025-04-07T09:11:00Z">
                                <w:r>
                                  <w:rPr>
                                    <w:b/>
                                    <w:bCs/>
                                    <w:sz w:val="16"/>
                                    <w:szCs w:val="16"/>
                                    <w:lang w:val="en-GB"/>
                                  </w:rPr>
                                  <w:t>April</w:t>
                                </w:r>
                              </w:ins>
                            </w:sdtContent>
                          </w:sdt>
                          <w:r w:rsidR="007A0C3E" w:rsidRPr="00E77E77">
                            <w:rPr>
                              <w:b/>
                              <w:bCs/>
                              <w:sz w:val="16"/>
                              <w:szCs w:val="16"/>
                              <w:lang w:val="en-GB"/>
                            </w:rPr>
                            <w:t xml:space="preserve"> </w:t>
                          </w:r>
                          <w:sdt>
                            <w:sdtPr>
                              <w:rPr>
                                <w:b/>
                                <w:bCs/>
                                <w:sz w:val="16"/>
                                <w:szCs w:val="16"/>
                                <w:lang w:val="en-GB"/>
                              </w:rPr>
                              <w:id w:val="846442472"/>
                              <w:placeholder>
                                <w:docPart w:val="DefaultPlaceholder_-1854013440"/>
                              </w:placeholder>
                              <w15:webExtensionCreated/>
                            </w:sdtPr>
                            <w:sdtEndPr/>
                            <w:sdtContent>
                              <w:r w:rsidR="00CD79CA">
                                <w:rPr>
                                  <w:b/>
                                  <w:bCs/>
                                  <w:sz w:val="16"/>
                                  <w:szCs w:val="16"/>
                                  <w:lang w:val="en-GB"/>
                                </w:rPr>
                                <w:t>2025</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6206FC" id="_x0000_t202" coordsize="21600,21600" o:spt="202" path="m,l,21600r21600,l21600,xe">
              <v:stroke joinstyle="miter"/>
              <v:path gradientshapeok="t" o:connecttype="rect"/>
            </v:shapetype>
            <v:shape id="Text Box 1" o:spid="_x0000_s1027" type="#_x0000_t202" style="position:absolute;margin-left:0;margin-top:11pt;width:214.2pt;height:26.25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" stroked="f">
              <v:textbox>
                <w:txbxContent>
                  <w:p w14:paraId="6D2FCEC5" w14:textId="0D597083" w:rsidR="00E57697" w:rsidRPr="00E77E77" w:rsidRDefault="00C820D8" w:rsidP="00E57697">
                    <w:pPr>
                      <w:rPr>
                        <w:b/>
                        <w:bCs/>
                        <w:sz w:val="16"/>
                        <w:szCs w:val="16"/>
                        <w:lang w:val="en-GB"/>
                      </w:rPr>
                    </w:pPr>
                    <w:sdt>
                      <w:sdtPr>
                        <w:rPr>
                          <w:b/>
                          <w:bCs/>
                          <w:sz w:val="16"/>
                          <w:szCs w:val="16"/>
                          <w:lang w:val="en-GB"/>
                        </w:rPr>
                        <w:id w:val="-1056230821"/>
                        <w:placeholder>
                          <w:docPart w:val="DefaultPlaceholder_-1854013440"/>
                        </w:placeholder>
                        <w15:webExtensionCreated/>
                      </w:sdtPr>
                      <w:sdtEndPr/>
                      <w:sdtContent>
                        <w:proofErr w:type="spellStart"/>
                        <w:r w:rsidR="007A0C3E" w:rsidRPr="00E77E77">
                          <w:rPr>
                            <w:b/>
                            <w:bCs/>
                            <w:sz w:val="16"/>
                            <w:szCs w:val="16"/>
                            <w:lang w:val="en-GB"/>
                          </w:rPr>
                          <w:t>Cashco</w:t>
                        </w:r>
                        <w:proofErr w:type="spellEnd"/>
                        <w:r w:rsidR="007A0C3E" w:rsidRPr="00E77E77">
                          <w:rPr>
                            <w:b/>
                            <w:bCs/>
                            <w:sz w:val="16"/>
                            <w:szCs w:val="16"/>
                            <w:lang w:val="en-GB"/>
                          </w:rPr>
                          <w:t xml:space="preserve"> Financial Inc.</w:t>
                        </w:r>
                      </w:sdtContent>
                    </w:sdt>
                    <w:r w:rsidR="007A0C3E" w:rsidRPr="00E77E77">
                      <w:rPr>
                        <w:b/>
                        <w:bCs/>
                        <w:sz w:val="16"/>
                        <w:szCs w:val="16"/>
                        <w:lang w:val="en-GB"/>
                      </w:rPr>
                      <w:t xml:space="preserve"> - </w:t>
                    </w:r>
                    <w:sdt>
                      <w:sdtPr>
                        <w:rPr>
                          <w:b/>
                          <w:bCs/>
                          <w:sz w:val="16"/>
                          <w:szCs w:val="16"/>
                          <w:lang w:val="en-GB"/>
                        </w:rPr>
                        <w:id w:val="-919397210"/>
                        <w:placeholder>
                          <w:docPart w:val="DefaultPlaceholder_-1854013440"/>
                        </w:placeholder>
                        <w15:webExtensionCreated/>
                      </w:sdtPr>
                      <w:sdtEndPr/>
                      <w:sdtContent>
                        <w:del w:id="20" w:author="STS" w:date="2025-04-07T11:11:00Z" w16du:dateUtc="2025-04-07T09:11:00Z">
                          <w:r w:rsidR="007A0C3E" w:rsidRPr="00E77E77" w:rsidDel="00C820D8">
                            <w:rPr>
                              <w:b/>
                              <w:bCs/>
                              <w:sz w:val="16"/>
                              <w:szCs w:val="16"/>
                              <w:lang w:val="en-GB"/>
                            </w:rPr>
                            <w:delText>March</w:delText>
                          </w:r>
                        </w:del>
                        <w:ins w:id="21" w:author="STS" w:date="2025-04-07T11:11:00Z" w16du:dateUtc="2025-04-07T09:11:00Z">
                          <w:r>
                            <w:rPr>
                              <w:b/>
                              <w:bCs/>
                              <w:sz w:val="16"/>
                              <w:szCs w:val="16"/>
                              <w:lang w:val="en-GB"/>
                            </w:rPr>
                            <w:t>April</w:t>
                          </w:r>
                        </w:ins>
                      </w:sdtContent>
                    </w:sdt>
                    <w:r w:rsidR="007A0C3E" w:rsidRPr="00E77E77">
                      <w:rPr>
                        <w:b/>
                        <w:bCs/>
                        <w:sz w:val="16"/>
                        <w:szCs w:val="16"/>
                        <w:lang w:val="en-GB"/>
                      </w:rPr>
                      <w:t xml:space="preserve"> </w:t>
                    </w:r>
                    <w:sdt>
                      <w:sdtPr>
                        <w:rPr>
                          <w:b/>
                          <w:bCs/>
                          <w:sz w:val="16"/>
                          <w:szCs w:val="16"/>
                          <w:lang w:val="en-GB"/>
                        </w:rPr>
                        <w:id w:val="846442472"/>
                        <w:placeholder>
                          <w:docPart w:val="DefaultPlaceholder_-1854013440"/>
                        </w:placeholder>
                        <w15:webExtensionCreated/>
                      </w:sdtPr>
                      <w:sdtEndPr/>
                      <w:sdtContent>
                        <w:r w:rsidR="00CD79CA">
                          <w:rPr>
                            <w:b/>
                            <w:bCs/>
                            <w:sz w:val="16"/>
                            <w:szCs w:val="16"/>
                            <w:lang w:val="en-GB"/>
                          </w:rPr>
                          <w:t>2025</w:t>
                        </w:r>
                      </w:sdtContent>
                    </w:sdt>
                  </w:p>
                </w:txbxContent>
              </v:textbox>
              <w10:wrap type="square" anchorx="margin"/>
            </v:shape>
          </w:pict>
        </mc:Fallback>
      </mc:AlternateContent>
    </w:r>
  </w:p>
  <w:p w14:paraId="4987B59A" w14:textId="77777777" w:rsidR="00E57697" w:rsidRDefault="00E57697" w:rsidP="00E57697"/>
  <w:p w14:paraId="764EAD5C" w14:textId="77777777" w:rsidR="00E57697" w:rsidRDefault="00E57697">
    <w:pPr>
      <w:pStyle w:val="Footer"/>
    </w:pPr>
  </w:p>
  <w:p w14:paraId="435D8926" w14:textId="77777777" w:rsidR="003B7D47" w:rsidRPr="0055229D" w:rsidRDefault="003B7D47">
    <w:pPr>
      <w:pStyle w:val="Footer"/>
      <w:rPr>
        <w:rFonts w:asciiTheme="majorHAnsi" w:hAnsiTheme="majorHAns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879CF" w14:textId="77777777" w:rsidR="00E57697" w:rsidRDefault="00E57697" w:rsidP="00E57697">
    <w:pPr>
      <w:rPr>
        <w:rFonts w:asciiTheme="minorHAnsi" w:hAnsiTheme="minorHAnsi"/>
        <w:szCs w:val="22"/>
      </w:rPr>
    </w:pPr>
  </w:p>
  <w:sdt>
    <w:sdtPr>
      <w:id w:val="-2102248924"/>
      <w:docPartObj>
        <w:docPartGallery w:val="Page Numbers (Bottom of Page)"/>
        <w:docPartUnique/>
      </w:docPartObj>
    </w:sdtPr>
    <w:sdtEndPr/>
    <w:sdtContent>
      <w:sdt>
        <w:sdtPr>
          <w:id w:val="-693919828"/>
          <w:docPartObj>
            <w:docPartGallery w:val="Page Numbers (Top of Page)"/>
            <w:docPartUnique/>
          </w:docPartObj>
        </w:sdtPr>
        <w:sdtEndPr/>
        <w:sdtContent>
          <w:p w14:paraId="6295D217" w14:textId="77777777" w:rsidR="00E57697" w:rsidRDefault="009F305D" w:rsidP="00E57697">
            <w:pPr>
              <w:pStyle w:val="Footer"/>
              <w:jc w:val="center"/>
            </w:pPr>
            <w:r>
              <w:rPr>
                <w:noProof/>
                <w:lang w:val="en-GB" w:eastAsia="en-GB"/>
              </w:rPr>
              <mc:AlternateContent>
                <mc:Choice Requires="wps">
                  <w:drawing>
                    <wp:anchor distT="45720" distB="45720" distL="114300" distR="114300" simplePos="0" relativeHeight="251658240" behindDoc="0" locked="0" layoutInCell="1" allowOverlap="1" wp14:anchorId="7FB59A86" wp14:editId="74F5F772">
                      <wp:simplePos x="0" y="0"/>
                      <wp:positionH relativeFrom="margin">
                        <wp:posOffset>4366260</wp:posOffset>
                      </wp:positionH>
                      <wp:positionV relativeFrom="paragraph">
                        <wp:posOffset>55245</wp:posOffset>
                      </wp:positionV>
                      <wp:extent cx="1558290" cy="481965"/>
                      <wp:effectExtent l="0" t="0" r="22860" b="1333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290" cy="481965"/>
                              </a:xfrm>
                              <a:prstGeom prst="rect">
                                <a:avLst/>
                              </a:prstGeom>
                              <a:noFill/>
                              <a:ln w="9525">
                                <a:solidFill>
                                  <a:schemeClr val="tx1"/>
                                </a:solidFill>
                                <a:miter lim="800000"/>
                                <a:headEnd/>
                                <a:tailEnd/>
                              </a:ln>
                            </wps:spPr>
                            <wps:txbx>
                              <w:txbxContent>
                                <w:p w14:paraId="00894B49" w14:textId="77777777" w:rsidR="00E57697" w:rsidRPr="009F305D" w:rsidRDefault="009F305D" w:rsidP="00BB230F">
                                  <w:pPr>
                                    <w:rPr>
                                      <w:rFonts w:cs="Tahoma"/>
                                      <w:sz w:val="18"/>
                                      <w:szCs w:val="18"/>
                                      <w:lang w:val="en-GB"/>
                                    </w:rPr>
                                  </w:pPr>
                                  <w:r w:rsidRPr="009F305D">
                                    <w:rPr>
                                      <w:rFonts w:cs="Tahoma"/>
                                      <w:sz w:val="18"/>
                                      <w:szCs w:val="18"/>
                                      <w:lang w:val="en-GB"/>
                                    </w:rPr>
                                    <w:t>Please initial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B59A86" id="_x0000_t202" coordsize="21600,21600" o:spt="202" path="m,l,21600r21600,l21600,xe">
                      <v:stroke joinstyle="miter"/>
                      <v:path gradientshapeok="t" o:connecttype="rect"/>
                    </v:shapetype>
                    <v:shape id="Text Box 4" o:spid="_x0000_s1028" type="#_x0000_t202" style="position:absolute;left:0;text-align:left;margin-left:343.8pt;margin-top:4.35pt;width:122.7pt;height:37.9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" filled="f" strokecolor="black [3213]">
                      <v:textbox>
                        <w:txbxContent>
                          <w:p w14:paraId="00894B49" w14:textId="77777777" w:rsidR="00E57697" w:rsidRPr="009F305D" w:rsidRDefault="009F305D" w:rsidP="00BB230F">
                            <w:pPr>
                              <w:rPr>
                                <w:rFonts w:cs="Tahoma"/>
                                <w:sz w:val="18"/>
                                <w:szCs w:val="18"/>
                                <w:lang w:val="en-GB"/>
                              </w:rPr>
                            </w:pPr>
                            <w:r w:rsidRPr="009F305D">
                              <w:rPr>
                                <w:rFonts w:cs="Tahoma"/>
                                <w:sz w:val="18"/>
                                <w:szCs w:val="18"/>
                                <w:lang w:val="en-GB"/>
                              </w:rPr>
                              <w:t>Please initial here:</w:t>
                            </w:r>
                          </w:p>
                        </w:txbxContent>
                      </v:textbox>
                      <w10:wrap type="square" anchorx="margin"/>
                    </v:shape>
                  </w:pict>
                </mc:Fallback>
              </mc:AlternateContent>
            </w:r>
            <w:r w:rsidR="00E57697">
              <w:rPr>
                <w:rFonts w:asciiTheme="minorHAnsi" w:hAnsiTheme="minorHAnsi"/>
                <w:sz w:val="20"/>
                <w:szCs w:val="20"/>
              </w:rPr>
              <w:t xml:space="preserve">Page </w:t>
            </w:r>
            <w:r w:rsidR="00E57697">
              <w:rPr>
                <w:rFonts w:asciiTheme="minorHAnsi" w:hAnsiTheme="minorHAnsi"/>
                <w:bCs/>
                <w:sz w:val="20"/>
                <w:szCs w:val="20"/>
              </w:rPr>
              <w:fldChar w:fldCharType="begin"/>
            </w:r>
            <w:r w:rsidR="00E57697">
              <w:rPr>
                <w:rFonts w:asciiTheme="minorHAnsi" w:hAnsiTheme="minorHAnsi"/>
                <w:bCs/>
                <w:sz w:val="20"/>
                <w:szCs w:val="20"/>
              </w:rPr>
              <w:instrText xml:space="preserve"> PAGE </w:instrText>
            </w:r>
            <w:r w:rsidR="00E57697">
              <w:rPr>
                <w:rFonts w:asciiTheme="minorHAnsi" w:hAnsiTheme="minorHAnsi"/>
                <w:bCs/>
                <w:sz w:val="20"/>
                <w:szCs w:val="20"/>
              </w:rPr>
              <w:fldChar w:fldCharType="separate"/>
            </w:r>
            <w:r w:rsidR="00855E8D">
              <w:rPr>
                <w:rFonts w:asciiTheme="minorHAnsi" w:hAnsiTheme="minorHAnsi"/>
                <w:bCs/>
                <w:noProof/>
                <w:sz w:val="20"/>
                <w:szCs w:val="20"/>
              </w:rPr>
              <w:t>1</w:t>
            </w:r>
            <w:r w:rsidR="00E57697">
              <w:rPr>
                <w:rFonts w:asciiTheme="minorHAnsi" w:hAnsiTheme="minorHAnsi"/>
                <w:bCs/>
                <w:sz w:val="20"/>
                <w:szCs w:val="20"/>
              </w:rPr>
              <w:fldChar w:fldCharType="end"/>
            </w:r>
            <w:r w:rsidR="00E57697">
              <w:rPr>
                <w:rFonts w:asciiTheme="minorHAnsi" w:hAnsiTheme="minorHAnsi"/>
                <w:sz w:val="20"/>
                <w:szCs w:val="20"/>
              </w:rPr>
              <w:t xml:space="preserve"> of </w:t>
            </w:r>
            <w:r w:rsidR="00E57697">
              <w:rPr>
                <w:rFonts w:asciiTheme="minorHAnsi" w:hAnsiTheme="minorHAnsi"/>
                <w:bCs/>
                <w:sz w:val="20"/>
                <w:szCs w:val="20"/>
              </w:rPr>
              <w:fldChar w:fldCharType="begin"/>
            </w:r>
            <w:r w:rsidR="00E57697">
              <w:rPr>
                <w:rFonts w:asciiTheme="minorHAnsi" w:hAnsiTheme="minorHAnsi"/>
                <w:bCs/>
                <w:sz w:val="20"/>
                <w:szCs w:val="20"/>
              </w:rPr>
              <w:instrText xml:space="preserve"> NUMPAGES  </w:instrText>
            </w:r>
            <w:r w:rsidR="00E57697">
              <w:rPr>
                <w:rFonts w:asciiTheme="minorHAnsi" w:hAnsiTheme="minorHAnsi"/>
                <w:bCs/>
                <w:sz w:val="20"/>
                <w:szCs w:val="20"/>
              </w:rPr>
              <w:fldChar w:fldCharType="separate"/>
            </w:r>
            <w:r w:rsidR="00855E8D">
              <w:rPr>
                <w:rFonts w:asciiTheme="minorHAnsi" w:hAnsiTheme="minorHAnsi"/>
                <w:bCs/>
                <w:noProof/>
                <w:sz w:val="20"/>
                <w:szCs w:val="20"/>
              </w:rPr>
              <w:t>7</w:t>
            </w:r>
            <w:r w:rsidR="00E57697">
              <w:rPr>
                <w:rFonts w:asciiTheme="minorHAnsi" w:hAnsiTheme="minorHAnsi"/>
                <w:bCs/>
                <w:sz w:val="20"/>
                <w:szCs w:val="20"/>
              </w:rPr>
              <w:fldChar w:fldCharType="end"/>
            </w:r>
            <w:r w:rsidR="00E57697">
              <w:rPr>
                <w:rFonts w:asciiTheme="minorHAnsi" w:hAnsiTheme="minorHAnsi" w:cs="Calibri"/>
                <w:noProof/>
                <w:szCs w:val="22"/>
              </w:rPr>
              <w:t xml:space="preserve"> </w:t>
            </w:r>
          </w:p>
        </w:sdtContent>
      </w:sdt>
    </w:sdtContent>
  </w:sdt>
  <w:p w14:paraId="28A998AB" w14:textId="77777777" w:rsidR="00E57697" w:rsidRDefault="00E57697" w:rsidP="00E57697">
    <w:pPr>
      <w:pStyle w:val="Footer"/>
    </w:pPr>
    <w:r>
      <w:rPr>
        <w:noProof/>
        <w:lang w:val="en-GB" w:eastAsia="en-GB"/>
      </w:rPr>
      <mc:AlternateContent>
        <mc:Choice Requires="wps">
          <w:drawing>
            <wp:anchor distT="45720" distB="45720" distL="114300" distR="114300" simplePos="0" relativeHeight="251658241" behindDoc="0" locked="0" layoutInCell="1" allowOverlap="1" wp14:anchorId="1B22B87E" wp14:editId="1E0C78CA">
              <wp:simplePos x="0" y="0"/>
              <wp:positionH relativeFrom="margin">
                <wp:align>left</wp:align>
              </wp:positionH>
              <wp:positionV relativeFrom="paragraph">
                <wp:posOffset>47625</wp:posOffset>
              </wp:positionV>
              <wp:extent cx="2331720" cy="304800"/>
              <wp:effectExtent l="0" t="0" r="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1720" cy="304800"/>
                      </a:xfrm>
                      <a:prstGeom prst="rect">
                        <a:avLst/>
                      </a:prstGeom>
                      <a:solidFill>
                        <a:srgbClr val="FFFFFF"/>
                      </a:solidFill>
                      <a:ln w="9525">
                        <a:noFill/>
                        <a:miter lim="800000"/>
                        <a:headEnd/>
                        <a:tailEnd/>
                      </a:ln>
                    </wps:spPr>
                    <wps:txbx>
                      <w:txbxContent>
                        <w:p w14:paraId="332BB68B" w14:textId="77777777" w:rsidR="001E7261" w:rsidRPr="00855E8D" w:rsidRDefault="001E7261" w:rsidP="001E7261">
                          <w:pPr>
                            <w:rPr>
                              <w:rFonts w:ascii="Agency FB" w:hAnsi="Agency FB"/>
                              <w:b/>
                              <w:sz w:val="18"/>
                              <w:szCs w:val="18"/>
                              <w:lang w:val="en-GB"/>
                            </w:rPr>
                          </w:pPr>
                          <w:r>
                            <w:rPr>
                              <w:rFonts w:ascii="Agency FB" w:hAnsi="Agency FB" w:cs="Verdana"/>
                              <w:b/>
                              <w:bCs/>
                              <w:sz w:val="18"/>
                              <w:szCs w:val="18"/>
                              <w:lang w:val="en-CA"/>
                            </w:rPr>
                            <w:t>Eyam Vaccines</w:t>
                          </w:r>
                          <w:r w:rsidRPr="00747C89">
                            <w:rPr>
                              <w:rFonts w:ascii="Agency FB" w:hAnsi="Agency FB" w:cs="Verdana"/>
                              <w:b/>
                              <w:bCs/>
                              <w:sz w:val="18"/>
                              <w:szCs w:val="18"/>
                              <w:lang w:val="en-CA"/>
                            </w:rPr>
                            <w:t xml:space="preserve"> </w:t>
                          </w:r>
                          <w:r w:rsidRPr="00855E8D">
                            <w:rPr>
                              <w:rFonts w:ascii="Agency FB" w:hAnsi="Agency FB" w:cs="Verdana"/>
                              <w:b/>
                              <w:bCs/>
                              <w:sz w:val="18"/>
                              <w:szCs w:val="18"/>
                              <w:lang w:val="en-CA"/>
                            </w:rPr>
                            <w:t xml:space="preserve">– </w:t>
                          </w:r>
                          <w:r>
                            <w:rPr>
                              <w:rFonts w:ascii="Agency FB" w:hAnsi="Agency FB" w:cs="Verdana"/>
                              <w:b/>
                              <w:bCs/>
                              <w:sz w:val="18"/>
                              <w:szCs w:val="18"/>
                              <w:lang w:val="en-CA"/>
                            </w:rPr>
                            <w:t>August</w:t>
                          </w:r>
                          <w:r w:rsidRPr="00855E8D">
                            <w:rPr>
                              <w:rFonts w:ascii="Agency FB" w:hAnsi="Agency FB" w:cs="Verdana"/>
                              <w:b/>
                              <w:bCs/>
                              <w:sz w:val="18"/>
                              <w:szCs w:val="18"/>
                              <w:lang w:val="en-CA"/>
                            </w:rPr>
                            <w:t xml:space="preserve"> 2020</w:t>
                          </w:r>
                        </w:p>
                        <w:p w14:paraId="2F06B9A4" w14:textId="77777777" w:rsidR="001E7261" w:rsidRPr="00C91C1B" w:rsidRDefault="001E7261" w:rsidP="001E7261">
                          <w:pPr>
                            <w:rPr>
                              <w:sz w:val="16"/>
                              <w:szCs w:val="16"/>
                              <w:lang w:val="en-GB"/>
                            </w:rPr>
                          </w:pPr>
                        </w:p>
                        <w:p w14:paraId="300CA12F" w14:textId="77777777" w:rsidR="00E57697" w:rsidRPr="00855E8D" w:rsidRDefault="00E57697" w:rsidP="00E57697">
                          <w:pPr>
                            <w:rPr>
                              <w:rFonts w:ascii="Agency FB" w:hAnsi="Agency FB"/>
                              <w:b/>
                              <w:sz w:val="18"/>
                              <w:szCs w:val="18"/>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22B87E" id="Text Box 6" o:spid="_x0000_s1029" type="#_x0000_t202" style="position:absolute;margin-left:0;margin-top:3.75pt;width:183.6pt;height:2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" stroked="f">
              <v:textbox>
                <w:txbxContent>
                  <w:p w14:paraId="332BB68B" w14:textId="77777777" w:rsidR="001E7261" w:rsidRPr="00855E8D" w:rsidRDefault="001E7261" w:rsidP="001E7261">
                    <w:pPr>
                      <w:rPr>
                        <w:rFonts w:ascii="Agency FB" w:hAnsi="Agency FB"/>
                        <w:b/>
                        <w:sz w:val="18"/>
                        <w:szCs w:val="18"/>
                        <w:lang w:val="en-GB"/>
                      </w:rPr>
                    </w:pPr>
                    <w:r>
                      <w:rPr>
                        <w:rFonts w:ascii="Agency FB" w:hAnsi="Agency FB" w:cs="Verdana"/>
                        <w:b/>
                        <w:bCs/>
                        <w:sz w:val="18"/>
                        <w:szCs w:val="18"/>
                        <w:lang w:val="en-CA"/>
                      </w:rPr>
                      <w:t>Eyam Vaccines</w:t>
                    </w:r>
                    <w:r w:rsidRPr="00747C89">
                      <w:rPr>
                        <w:rFonts w:ascii="Agency FB" w:hAnsi="Agency FB" w:cs="Verdana"/>
                        <w:b/>
                        <w:bCs/>
                        <w:sz w:val="18"/>
                        <w:szCs w:val="18"/>
                        <w:lang w:val="en-CA"/>
                      </w:rPr>
                      <w:t xml:space="preserve"> </w:t>
                    </w:r>
                    <w:r w:rsidRPr="00855E8D">
                      <w:rPr>
                        <w:rFonts w:ascii="Agency FB" w:hAnsi="Agency FB" w:cs="Verdana"/>
                        <w:b/>
                        <w:bCs/>
                        <w:sz w:val="18"/>
                        <w:szCs w:val="18"/>
                        <w:lang w:val="en-CA"/>
                      </w:rPr>
                      <w:t xml:space="preserve">– </w:t>
                    </w:r>
                    <w:r>
                      <w:rPr>
                        <w:rFonts w:ascii="Agency FB" w:hAnsi="Agency FB" w:cs="Verdana"/>
                        <w:b/>
                        <w:bCs/>
                        <w:sz w:val="18"/>
                        <w:szCs w:val="18"/>
                        <w:lang w:val="en-CA"/>
                      </w:rPr>
                      <w:t>August</w:t>
                    </w:r>
                    <w:r w:rsidRPr="00855E8D">
                      <w:rPr>
                        <w:rFonts w:ascii="Agency FB" w:hAnsi="Agency FB" w:cs="Verdana"/>
                        <w:b/>
                        <w:bCs/>
                        <w:sz w:val="18"/>
                        <w:szCs w:val="18"/>
                        <w:lang w:val="en-CA"/>
                      </w:rPr>
                      <w:t xml:space="preserve"> 2020</w:t>
                    </w:r>
                  </w:p>
                  <w:p w14:paraId="2F06B9A4" w14:textId="77777777" w:rsidR="001E7261" w:rsidRPr="00C91C1B" w:rsidRDefault="001E7261" w:rsidP="001E7261">
                    <w:pPr>
                      <w:rPr>
                        <w:sz w:val="16"/>
                        <w:szCs w:val="16"/>
                        <w:lang w:val="en-GB"/>
                      </w:rPr>
                    </w:pPr>
                  </w:p>
                  <w:p w14:paraId="300CA12F" w14:textId="77777777" w:rsidR="00E57697" w:rsidRPr="00855E8D" w:rsidRDefault="00E57697" w:rsidP="00E57697">
                    <w:pPr>
                      <w:rPr>
                        <w:rFonts w:ascii="Agency FB" w:hAnsi="Agency FB"/>
                        <w:b/>
                        <w:sz w:val="18"/>
                        <w:szCs w:val="18"/>
                        <w:lang w:val="en-GB"/>
                      </w:rPr>
                    </w:pPr>
                  </w:p>
                </w:txbxContent>
              </v:textbox>
              <w10:wrap type="square" anchorx="margin"/>
            </v:shape>
          </w:pict>
        </mc:Fallback>
      </mc:AlternateContent>
    </w:r>
  </w:p>
  <w:p w14:paraId="0D52A992" w14:textId="77777777" w:rsidR="00E57697" w:rsidRDefault="00E57697" w:rsidP="00E57697"/>
  <w:p w14:paraId="37400A86" w14:textId="77777777" w:rsidR="003B7D47" w:rsidRPr="005405AD" w:rsidRDefault="003B7D47">
    <w:pPr>
      <w:pStyle w:val="Footer"/>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423B3" w14:textId="77777777" w:rsidR="004C58D3" w:rsidRDefault="004C58D3">
      <w:r>
        <w:separator/>
      </w:r>
    </w:p>
  </w:footnote>
  <w:footnote w:type="continuationSeparator" w:id="0">
    <w:p w14:paraId="5F4116D2" w14:textId="77777777" w:rsidR="004C58D3" w:rsidRDefault="004C58D3">
      <w:r>
        <w:continuationSeparator/>
      </w:r>
    </w:p>
  </w:footnote>
  <w:footnote w:type="continuationNotice" w:id="1">
    <w:p w14:paraId="25AB3165" w14:textId="77777777" w:rsidR="00396DD5" w:rsidRDefault="00396D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B88B8" w14:textId="77777777" w:rsidR="009E6F6D" w:rsidRDefault="00C820D8">
    <w:pPr>
      <w:pStyle w:val="Header"/>
    </w:pPr>
    <w:r>
      <w:rPr>
        <w:noProof/>
      </w:rPr>
      <w:pict w14:anchorId="29D359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315987" o:spid="_x0000_s1027" type="#_x0000_t136" alt="" style="position:absolute;margin-left:0;margin-top:0;width:471.3pt;height:188.5pt;rotation:315;z-index:-251658235;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ahoma&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08FC" w14:textId="77777777" w:rsidR="003B7D47" w:rsidRDefault="00C820D8">
    <w:pPr>
      <w:pStyle w:val="Header"/>
      <w:jc w:val="center"/>
      <w:rPr>
        <w:sz w:val="20"/>
      </w:rPr>
    </w:pPr>
    <w:r>
      <w:rPr>
        <w:noProof/>
      </w:rPr>
      <w:pict w14:anchorId="2C121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315988" o:spid="_x0000_s1026" type="#_x0000_t136" alt="" style="position:absolute;left:0;text-align:left;margin-left:0;margin-top:0;width:471.3pt;height:188.5pt;rotation:315;z-index:-251658234;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ahoma&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998B" w14:textId="77777777" w:rsidR="009E6F6D" w:rsidRDefault="00C820D8">
    <w:pPr>
      <w:pStyle w:val="Header"/>
    </w:pPr>
    <w:r>
      <w:rPr>
        <w:noProof/>
      </w:rPr>
      <w:pict w14:anchorId="787A1C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315986" o:spid="_x0000_s1025" type="#_x0000_t136" alt="" style="position:absolute;margin-left:0;margin-top:0;width:471.3pt;height:188.5pt;rotation:315;z-index:-251658236;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Tahoma&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12479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1C64C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1C401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53AEC4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32466F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4EA60C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80CC7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9344F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3BC0D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A063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81D1B"/>
    <w:multiLevelType w:val="hybridMultilevel"/>
    <w:tmpl w:val="0A7CBCF2"/>
    <w:lvl w:ilvl="0" w:tplc="6072811C">
      <w:start w:val="1"/>
      <w:numFmt w:val="decimal"/>
      <w:lvlText w:val="%1."/>
      <w:lvlJc w:val="left"/>
      <w:pPr>
        <w:tabs>
          <w:tab w:val="num" w:pos="1800"/>
        </w:tabs>
        <w:ind w:left="1800" w:hanging="360"/>
      </w:pPr>
      <w:rPr>
        <w:rFonts w:ascii="Calibri" w:hAnsi="Calibri" w:cs="Times New Roman" w:hint="default"/>
        <w:b w:val="0"/>
        <w:i w:val="0"/>
        <w:sz w:val="22"/>
        <w:szCs w:val="22"/>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1" w15:restartNumberingAfterBreak="0">
    <w:nsid w:val="05F5300F"/>
    <w:multiLevelType w:val="hybridMultilevel"/>
    <w:tmpl w:val="B67AF4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879282F"/>
    <w:multiLevelType w:val="hybridMultilevel"/>
    <w:tmpl w:val="BDC0148C"/>
    <w:lvl w:ilvl="0" w:tplc="B6D46738">
      <w:start w:val="1"/>
      <w:numFmt w:val="decimal"/>
      <w:lvlText w:val="%1."/>
      <w:lvlJc w:val="left"/>
      <w:pPr>
        <w:ind w:left="790" w:hanging="360"/>
      </w:pPr>
      <w:rPr>
        <w:rFonts w:hint="default"/>
        <w:b w:val="0"/>
        <w:bCs/>
        <w:i w:val="0"/>
        <w:iCs/>
        <w:sz w:val="22"/>
        <w:szCs w:val="22"/>
      </w:rPr>
    </w:lvl>
    <w:lvl w:ilvl="1" w:tplc="08090019">
      <w:start w:val="1"/>
      <w:numFmt w:val="lowerLetter"/>
      <w:lvlText w:val="%2."/>
      <w:lvlJc w:val="left"/>
      <w:pPr>
        <w:ind w:left="1510" w:hanging="360"/>
      </w:pPr>
    </w:lvl>
    <w:lvl w:ilvl="2" w:tplc="0809001B">
      <w:start w:val="1"/>
      <w:numFmt w:val="lowerRoman"/>
      <w:lvlText w:val="%3."/>
      <w:lvlJc w:val="right"/>
      <w:pPr>
        <w:ind w:left="2230" w:hanging="180"/>
      </w:pPr>
    </w:lvl>
    <w:lvl w:ilvl="3" w:tplc="BECE5622">
      <w:start w:val="1"/>
      <w:numFmt w:val="lowerRoman"/>
      <w:lvlText w:val="(%4)"/>
      <w:lvlJc w:val="left"/>
      <w:pPr>
        <w:ind w:left="720" w:hanging="720"/>
      </w:pPr>
      <w:rPr>
        <w:rFonts w:hint="default"/>
      </w:rPr>
    </w:lvl>
    <w:lvl w:ilvl="4" w:tplc="08090019" w:tentative="1">
      <w:start w:val="1"/>
      <w:numFmt w:val="lowerLetter"/>
      <w:lvlText w:val="%5."/>
      <w:lvlJc w:val="left"/>
      <w:pPr>
        <w:ind w:left="3670" w:hanging="360"/>
      </w:pPr>
    </w:lvl>
    <w:lvl w:ilvl="5" w:tplc="0809001B" w:tentative="1">
      <w:start w:val="1"/>
      <w:numFmt w:val="lowerRoman"/>
      <w:lvlText w:val="%6."/>
      <w:lvlJc w:val="right"/>
      <w:pPr>
        <w:ind w:left="4390" w:hanging="180"/>
      </w:pPr>
    </w:lvl>
    <w:lvl w:ilvl="6" w:tplc="0809000F" w:tentative="1">
      <w:start w:val="1"/>
      <w:numFmt w:val="decimal"/>
      <w:lvlText w:val="%7."/>
      <w:lvlJc w:val="left"/>
      <w:pPr>
        <w:ind w:left="5110" w:hanging="360"/>
      </w:pPr>
    </w:lvl>
    <w:lvl w:ilvl="7" w:tplc="08090019" w:tentative="1">
      <w:start w:val="1"/>
      <w:numFmt w:val="lowerLetter"/>
      <w:lvlText w:val="%8."/>
      <w:lvlJc w:val="left"/>
      <w:pPr>
        <w:ind w:left="5830" w:hanging="360"/>
      </w:pPr>
    </w:lvl>
    <w:lvl w:ilvl="8" w:tplc="0809001B" w:tentative="1">
      <w:start w:val="1"/>
      <w:numFmt w:val="lowerRoman"/>
      <w:lvlText w:val="%9."/>
      <w:lvlJc w:val="right"/>
      <w:pPr>
        <w:ind w:left="6550" w:hanging="180"/>
      </w:pPr>
    </w:lvl>
  </w:abstractNum>
  <w:abstractNum w:abstractNumId="13" w15:restartNumberingAfterBreak="0">
    <w:nsid w:val="0DDB4D4F"/>
    <w:multiLevelType w:val="hybridMultilevel"/>
    <w:tmpl w:val="CDA012E2"/>
    <w:lvl w:ilvl="0" w:tplc="6072811C">
      <w:start w:val="1"/>
      <w:numFmt w:val="decimal"/>
      <w:lvlText w:val="%1."/>
      <w:lvlJc w:val="left"/>
      <w:pPr>
        <w:tabs>
          <w:tab w:val="num" w:pos="1800"/>
        </w:tabs>
        <w:ind w:left="1800" w:hanging="360"/>
      </w:pPr>
      <w:rPr>
        <w:rFonts w:ascii="Calibri" w:hAnsi="Calibri" w:cs="Times New Roman" w:hint="default"/>
        <w:b w:val="0"/>
        <w:i w:val="0"/>
        <w:sz w:val="22"/>
        <w:szCs w:val="22"/>
      </w:rPr>
    </w:lvl>
    <w:lvl w:ilvl="1" w:tplc="04090019">
      <w:start w:val="1"/>
      <w:numFmt w:val="lowerLetter"/>
      <w:lvlText w:val="%2."/>
      <w:lvlJc w:val="left"/>
      <w:pPr>
        <w:tabs>
          <w:tab w:val="num" w:pos="2520"/>
        </w:tabs>
        <w:ind w:left="2520" w:hanging="360"/>
      </w:pPr>
    </w:lvl>
    <w:lvl w:ilvl="2" w:tplc="A834449E">
      <w:start w:val="1"/>
      <w:numFmt w:val="upperLetter"/>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4" w15:restartNumberingAfterBreak="0">
    <w:nsid w:val="147F7EA5"/>
    <w:multiLevelType w:val="hybridMultilevel"/>
    <w:tmpl w:val="5CBCF762"/>
    <w:lvl w:ilvl="0" w:tplc="48EE5408">
      <w:start w:val="1"/>
      <w:numFmt w:val="decimal"/>
      <w:lvlText w:val="%1."/>
      <w:lvlJc w:val="left"/>
      <w:pPr>
        <w:ind w:left="720" w:hanging="360"/>
      </w:pPr>
      <w:rPr>
        <w:strike w:val="0"/>
      </w:rPr>
    </w:lvl>
    <w:lvl w:ilvl="1" w:tplc="21342652">
      <w:start w:val="1"/>
      <w:numFmt w:val="lowerLetter"/>
      <w:lvlText w:val="%2."/>
      <w:lvlJc w:val="left"/>
      <w:pPr>
        <w:ind w:left="1440" w:hanging="360"/>
      </w:pPr>
      <w:rPr>
        <w:strike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016906"/>
    <w:multiLevelType w:val="singleLevel"/>
    <w:tmpl w:val="3C3EA9C6"/>
    <w:lvl w:ilvl="0">
      <w:start w:val="3"/>
      <w:numFmt w:val="decimal"/>
      <w:lvlText w:val="%1."/>
      <w:lvlJc w:val="left"/>
      <w:pPr>
        <w:tabs>
          <w:tab w:val="num" w:pos="720"/>
        </w:tabs>
        <w:ind w:left="720" w:hanging="720"/>
      </w:pPr>
    </w:lvl>
  </w:abstractNum>
  <w:abstractNum w:abstractNumId="16" w15:restartNumberingAfterBreak="0">
    <w:nsid w:val="194C26E8"/>
    <w:multiLevelType w:val="hybridMultilevel"/>
    <w:tmpl w:val="9EE654C8"/>
    <w:lvl w:ilvl="0" w:tplc="0809001B">
      <w:start w:val="1"/>
      <w:numFmt w:val="lowerRoman"/>
      <w:lvlText w:val="%1."/>
      <w:lvlJc w:val="right"/>
      <w:pPr>
        <w:ind w:left="2410" w:hanging="360"/>
      </w:pPr>
    </w:lvl>
    <w:lvl w:ilvl="1" w:tplc="08090019" w:tentative="1">
      <w:start w:val="1"/>
      <w:numFmt w:val="lowerLetter"/>
      <w:lvlText w:val="%2."/>
      <w:lvlJc w:val="left"/>
      <w:pPr>
        <w:ind w:left="3130" w:hanging="360"/>
      </w:pPr>
    </w:lvl>
    <w:lvl w:ilvl="2" w:tplc="0809001B" w:tentative="1">
      <w:start w:val="1"/>
      <w:numFmt w:val="lowerRoman"/>
      <w:lvlText w:val="%3."/>
      <w:lvlJc w:val="right"/>
      <w:pPr>
        <w:ind w:left="3850" w:hanging="180"/>
      </w:pPr>
    </w:lvl>
    <w:lvl w:ilvl="3" w:tplc="0809000F" w:tentative="1">
      <w:start w:val="1"/>
      <w:numFmt w:val="decimal"/>
      <w:lvlText w:val="%4."/>
      <w:lvlJc w:val="left"/>
      <w:pPr>
        <w:ind w:left="4570" w:hanging="360"/>
      </w:pPr>
    </w:lvl>
    <w:lvl w:ilvl="4" w:tplc="08090019" w:tentative="1">
      <w:start w:val="1"/>
      <w:numFmt w:val="lowerLetter"/>
      <w:lvlText w:val="%5."/>
      <w:lvlJc w:val="left"/>
      <w:pPr>
        <w:ind w:left="5290" w:hanging="360"/>
      </w:pPr>
    </w:lvl>
    <w:lvl w:ilvl="5" w:tplc="0809001B" w:tentative="1">
      <w:start w:val="1"/>
      <w:numFmt w:val="lowerRoman"/>
      <w:lvlText w:val="%6."/>
      <w:lvlJc w:val="right"/>
      <w:pPr>
        <w:ind w:left="6010" w:hanging="180"/>
      </w:pPr>
    </w:lvl>
    <w:lvl w:ilvl="6" w:tplc="0809000F" w:tentative="1">
      <w:start w:val="1"/>
      <w:numFmt w:val="decimal"/>
      <w:lvlText w:val="%7."/>
      <w:lvlJc w:val="left"/>
      <w:pPr>
        <w:ind w:left="6730" w:hanging="360"/>
      </w:pPr>
    </w:lvl>
    <w:lvl w:ilvl="7" w:tplc="08090019" w:tentative="1">
      <w:start w:val="1"/>
      <w:numFmt w:val="lowerLetter"/>
      <w:lvlText w:val="%8."/>
      <w:lvlJc w:val="left"/>
      <w:pPr>
        <w:ind w:left="7450" w:hanging="360"/>
      </w:pPr>
    </w:lvl>
    <w:lvl w:ilvl="8" w:tplc="0809001B" w:tentative="1">
      <w:start w:val="1"/>
      <w:numFmt w:val="lowerRoman"/>
      <w:lvlText w:val="%9."/>
      <w:lvlJc w:val="right"/>
      <w:pPr>
        <w:ind w:left="8170" w:hanging="180"/>
      </w:pPr>
    </w:lvl>
  </w:abstractNum>
  <w:abstractNum w:abstractNumId="17" w15:restartNumberingAfterBreak="0">
    <w:nsid w:val="1D2A1A98"/>
    <w:multiLevelType w:val="hybridMultilevel"/>
    <w:tmpl w:val="AFC6EB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22457608"/>
    <w:multiLevelType w:val="hybridMultilevel"/>
    <w:tmpl w:val="A06AAFA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279659FB"/>
    <w:multiLevelType w:val="hybridMultilevel"/>
    <w:tmpl w:val="F0D23A5A"/>
    <w:lvl w:ilvl="0" w:tplc="C37E4DCC">
      <w:start w:val="790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89E6155"/>
    <w:multiLevelType w:val="hybridMultilevel"/>
    <w:tmpl w:val="920C80D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2B8724E0"/>
    <w:multiLevelType w:val="hybridMultilevel"/>
    <w:tmpl w:val="FF20123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30613E82"/>
    <w:multiLevelType w:val="hybridMultilevel"/>
    <w:tmpl w:val="A1B67144"/>
    <w:lvl w:ilvl="0" w:tplc="8A2419DA">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F63DD0"/>
    <w:multiLevelType w:val="multilevel"/>
    <w:tmpl w:val="A06AAFA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46E91229"/>
    <w:multiLevelType w:val="hybridMultilevel"/>
    <w:tmpl w:val="55AC3D2E"/>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A91D83"/>
    <w:multiLevelType w:val="multilevel"/>
    <w:tmpl w:val="D0029D1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15:restartNumberingAfterBreak="0">
    <w:nsid w:val="4B8F60D7"/>
    <w:multiLevelType w:val="hybridMultilevel"/>
    <w:tmpl w:val="1838A36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DF31A1F"/>
    <w:multiLevelType w:val="hybridMultilevel"/>
    <w:tmpl w:val="6ECA9CFC"/>
    <w:lvl w:ilvl="0" w:tplc="3FC260BC">
      <w:start w:val="416"/>
      <w:numFmt w:val="bullet"/>
      <w:lvlText w:val=""/>
      <w:lvlJc w:val="left"/>
      <w:pPr>
        <w:tabs>
          <w:tab w:val="num" w:pos="360"/>
        </w:tabs>
        <w:ind w:left="360" w:hanging="360"/>
      </w:pPr>
      <w:rPr>
        <w:rFonts w:ascii="Wingdings 2" w:eastAsia="Times New Roman" w:hAnsi="Wingdings 2" w:cs="Times New Roman" w:hint="default"/>
        <w:b/>
        <w:sz w:val="28"/>
      </w:rPr>
    </w:lvl>
    <w:lvl w:ilvl="1" w:tplc="0409000F">
      <w:start w:val="1"/>
      <w:numFmt w:val="decimal"/>
      <w:lvlText w:val="%2."/>
      <w:lvlJc w:val="left"/>
      <w:pPr>
        <w:tabs>
          <w:tab w:val="num" w:pos="1080"/>
        </w:tabs>
        <w:ind w:left="1080" w:hanging="360"/>
      </w:p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0813BF1"/>
    <w:multiLevelType w:val="hybridMultilevel"/>
    <w:tmpl w:val="8AF4540A"/>
    <w:lvl w:ilvl="0" w:tplc="5E72DA20">
      <w:numFmt w:val="bullet"/>
      <w:lvlText w:val="-"/>
      <w:lvlJc w:val="left"/>
      <w:pPr>
        <w:ind w:left="720" w:hanging="360"/>
      </w:pPr>
      <w:rPr>
        <w:rFonts w:ascii="Calibri" w:eastAsia="Times New Roman"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45C1074"/>
    <w:multiLevelType w:val="hybridMultilevel"/>
    <w:tmpl w:val="2AFC751C"/>
    <w:lvl w:ilvl="0" w:tplc="0809000F">
      <w:start w:val="1"/>
      <w:numFmt w:val="decimal"/>
      <w:lvlText w:val="%1."/>
      <w:lvlJc w:val="left"/>
      <w:pPr>
        <w:ind w:left="720" w:hanging="360"/>
      </w:pPr>
      <w:rPr>
        <w:rFonts w:hint="default"/>
      </w:rPr>
    </w:lvl>
    <w:lvl w:ilvl="1" w:tplc="0809001B">
      <w:start w:val="1"/>
      <w:numFmt w:val="lowerRoman"/>
      <w:lvlText w:val="%2."/>
      <w:lvlJc w:val="right"/>
      <w:pPr>
        <w:ind w:left="1353"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5846CE0"/>
    <w:multiLevelType w:val="hybridMultilevel"/>
    <w:tmpl w:val="48147796"/>
    <w:lvl w:ilvl="0" w:tplc="A834449E">
      <w:start w:val="1"/>
      <w:numFmt w:val="upperLetter"/>
      <w:lvlText w:val="%1)"/>
      <w:lvlJc w:val="left"/>
      <w:pPr>
        <w:ind w:left="34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 w15:restartNumberingAfterBreak="0">
    <w:nsid w:val="5CD8113D"/>
    <w:multiLevelType w:val="hybridMultilevel"/>
    <w:tmpl w:val="0A7CBCF2"/>
    <w:lvl w:ilvl="0" w:tplc="6072811C">
      <w:start w:val="1"/>
      <w:numFmt w:val="decimal"/>
      <w:lvlText w:val="%1."/>
      <w:lvlJc w:val="left"/>
      <w:pPr>
        <w:tabs>
          <w:tab w:val="num" w:pos="1800"/>
        </w:tabs>
        <w:ind w:left="1800" w:hanging="360"/>
      </w:pPr>
      <w:rPr>
        <w:rFonts w:ascii="Calibri" w:hAnsi="Calibri" w:cs="Times New Roman" w:hint="default"/>
        <w:b w:val="0"/>
        <w:i w:val="0"/>
        <w:sz w:val="22"/>
        <w:szCs w:val="22"/>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2" w15:restartNumberingAfterBreak="0">
    <w:nsid w:val="5D223C21"/>
    <w:multiLevelType w:val="hybridMultilevel"/>
    <w:tmpl w:val="020CE876"/>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3" w15:restartNumberingAfterBreak="0">
    <w:nsid w:val="5EF95156"/>
    <w:multiLevelType w:val="multilevel"/>
    <w:tmpl w:val="0F466D5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EA1768"/>
    <w:multiLevelType w:val="hybridMultilevel"/>
    <w:tmpl w:val="9EE654C8"/>
    <w:lvl w:ilvl="0" w:tplc="0809001B">
      <w:start w:val="1"/>
      <w:numFmt w:val="lowerRoman"/>
      <w:lvlText w:val="%1."/>
      <w:lvlJc w:val="right"/>
      <w:pPr>
        <w:ind w:left="2410" w:hanging="360"/>
      </w:pPr>
    </w:lvl>
    <w:lvl w:ilvl="1" w:tplc="08090019" w:tentative="1">
      <w:start w:val="1"/>
      <w:numFmt w:val="lowerLetter"/>
      <w:lvlText w:val="%2."/>
      <w:lvlJc w:val="left"/>
      <w:pPr>
        <w:ind w:left="3130" w:hanging="360"/>
      </w:pPr>
    </w:lvl>
    <w:lvl w:ilvl="2" w:tplc="0809001B" w:tentative="1">
      <w:start w:val="1"/>
      <w:numFmt w:val="lowerRoman"/>
      <w:lvlText w:val="%3."/>
      <w:lvlJc w:val="right"/>
      <w:pPr>
        <w:ind w:left="3850" w:hanging="180"/>
      </w:pPr>
    </w:lvl>
    <w:lvl w:ilvl="3" w:tplc="0809000F" w:tentative="1">
      <w:start w:val="1"/>
      <w:numFmt w:val="decimal"/>
      <w:lvlText w:val="%4."/>
      <w:lvlJc w:val="left"/>
      <w:pPr>
        <w:ind w:left="4570" w:hanging="360"/>
      </w:pPr>
    </w:lvl>
    <w:lvl w:ilvl="4" w:tplc="08090019" w:tentative="1">
      <w:start w:val="1"/>
      <w:numFmt w:val="lowerLetter"/>
      <w:lvlText w:val="%5."/>
      <w:lvlJc w:val="left"/>
      <w:pPr>
        <w:ind w:left="5290" w:hanging="360"/>
      </w:pPr>
    </w:lvl>
    <w:lvl w:ilvl="5" w:tplc="0809001B" w:tentative="1">
      <w:start w:val="1"/>
      <w:numFmt w:val="lowerRoman"/>
      <w:lvlText w:val="%6."/>
      <w:lvlJc w:val="right"/>
      <w:pPr>
        <w:ind w:left="6010" w:hanging="180"/>
      </w:pPr>
    </w:lvl>
    <w:lvl w:ilvl="6" w:tplc="0809000F" w:tentative="1">
      <w:start w:val="1"/>
      <w:numFmt w:val="decimal"/>
      <w:lvlText w:val="%7."/>
      <w:lvlJc w:val="left"/>
      <w:pPr>
        <w:ind w:left="6730" w:hanging="360"/>
      </w:pPr>
    </w:lvl>
    <w:lvl w:ilvl="7" w:tplc="08090019" w:tentative="1">
      <w:start w:val="1"/>
      <w:numFmt w:val="lowerLetter"/>
      <w:lvlText w:val="%8."/>
      <w:lvlJc w:val="left"/>
      <w:pPr>
        <w:ind w:left="7450" w:hanging="360"/>
      </w:pPr>
    </w:lvl>
    <w:lvl w:ilvl="8" w:tplc="0809001B" w:tentative="1">
      <w:start w:val="1"/>
      <w:numFmt w:val="lowerRoman"/>
      <w:lvlText w:val="%9."/>
      <w:lvlJc w:val="right"/>
      <w:pPr>
        <w:ind w:left="8170" w:hanging="180"/>
      </w:pPr>
    </w:lvl>
  </w:abstractNum>
  <w:abstractNum w:abstractNumId="35" w15:restartNumberingAfterBreak="0">
    <w:nsid w:val="6B880564"/>
    <w:multiLevelType w:val="hybridMultilevel"/>
    <w:tmpl w:val="E6422080"/>
    <w:lvl w:ilvl="0" w:tplc="04090019">
      <w:start w:val="1"/>
      <w:numFmt w:val="lowerLetter"/>
      <w:lvlText w:val="%1."/>
      <w:lvlJc w:val="left"/>
      <w:pPr>
        <w:tabs>
          <w:tab w:val="num" w:pos="2520"/>
        </w:tabs>
        <w:ind w:left="25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6F8D44DE"/>
    <w:multiLevelType w:val="hybridMultilevel"/>
    <w:tmpl w:val="6C8EF48E"/>
    <w:lvl w:ilvl="0" w:tplc="613468EA">
      <w:start w:val="790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394537F"/>
    <w:multiLevelType w:val="hybridMultilevel"/>
    <w:tmpl w:val="D0029D1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739E47E5"/>
    <w:multiLevelType w:val="hybridMultilevel"/>
    <w:tmpl w:val="BA049D8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74221FBE"/>
    <w:multiLevelType w:val="hybridMultilevel"/>
    <w:tmpl w:val="B2026E26"/>
    <w:lvl w:ilvl="0" w:tplc="82B49160">
      <w:start w:val="1"/>
      <w:numFmt w:val="bullet"/>
      <w:lvlText w:val="-"/>
      <w:lvlJc w:val="left"/>
      <w:pPr>
        <w:ind w:left="720" w:hanging="360"/>
      </w:pPr>
      <w:rPr>
        <w:rFonts w:ascii="Calibri" w:eastAsia="Calibri" w:hAnsi="Calibri"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40" w15:restartNumberingAfterBreak="0">
    <w:nsid w:val="77EA0C31"/>
    <w:multiLevelType w:val="hybridMultilevel"/>
    <w:tmpl w:val="A8EAC5F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C3F592E"/>
    <w:multiLevelType w:val="multilevel"/>
    <w:tmpl w:val="AFC6EBC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2" w15:restartNumberingAfterBreak="0">
    <w:nsid w:val="7FD01DB2"/>
    <w:multiLevelType w:val="hybridMultilevel"/>
    <w:tmpl w:val="AFD643D6"/>
    <w:lvl w:ilvl="0" w:tplc="5E72DA2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0215102">
    <w:abstractNumId w:val="20"/>
  </w:num>
  <w:num w:numId="2" w16cid:durableId="744452038">
    <w:abstractNumId w:val="38"/>
  </w:num>
  <w:num w:numId="3" w16cid:durableId="615260142">
    <w:abstractNumId w:val="24"/>
  </w:num>
  <w:num w:numId="4" w16cid:durableId="231627897">
    <w:abstractNumId w:val="11"/>
  </w:num>
  <w:num w:numId="5" w16cid:durableId="880477518">
    <w:abstractNumId w:val="40"/>
  </w:num>
  <w:num w:numId="6" w16cid:durableId="1968242915">
    <w:abstractNumId w:val="27"/>
  </w:num>
  <w:num w:numId="7" w16cid:durableId="1634368464">
    <w:abstractNumId w:val="22"/>
  </w:num>
  <w:num w:numId="8" w16cid:durableId="507595711">
    <w:abstractNumId w:val="26"/>
  </w:num>
  <w:num w:numId="9" w16cid:durableId="961807956">
    <w:abstractNumId w:val="18"/>
  </w:num>
  <w:num w:numId="10" w16cid:durableId="1078676168">
    <w:abstractNumId w:val="23"/>
  </w:num>
  <w:num w:numId="11" w16cid:durableId="1613702053">
    <w:abstractNumId w:val="17"/>
  </w:num>
  <w:num w:numId="12" w16cid:durableId="1510439080">
    <w:abstractNumId w:val="37"/>
  </w:num>
  <w:num w:numId="13" w16cid:durableId="412968513">
    <w:abstractNumId w:val="25"/>
  </w:num>
  <w:num w:numId="14" w16cid:durableId="2100131051">
    <w:abstractNumId w:val="13"/>
  </w:num>
  <w:num w:numId="15" w16cid:durableId="1955747952">
    <w:abstractNumId w:val="41"/>
  </w:num>
  <w:num w:numId="16" w16cid:durableId="1390887152">
    <w:abstractNumId w:val="9"/>
  </w:num>
  <w:num w:numId="17" w16cid:durableId="1106461430">
    <w:abstractNumId w:val="7"/>
  </w:num>
  <w:num w:numId="18" w16cid:durableId="2082210669">
    <w:abstractNumId w:val="6"/>
  </w:num>
  <w:num w:numId="19" w16cid:durableId="1324889638">
    <w:abstractNumId w:val="5"/>
  </w:num>
  <w:num w:numId="20" w16cid:durableId="2024238111">
    <w:abstractNumId w:val="4"/>
  </w:num>
  <w:num w:numId="21" w16cid:durableId="733820916">
    <w:abstractNumId w:val="8"/>
  </w:num>
  <w:num w:numId="22" w16cid:durableId="1574392634">
    <w:abstractNumId w:val="3"/>
  </w:num>
  <w:num w:numId="23" w16cid:durableId="1003969894">
    <w:abstractNumId w:val="2"/>
  </w:num>
  <w:num w:numId="24" w16cid:durableId="1829514590">
    <w:abstractNumId w:val="1"/>
  </w:num>
  <w:num w:numId="25" w16cid:durableId="839931750">
    <w:abstractNumId w:val="0"/>
  </w:num>
  <w:num w:numId="26" w16cid:durableId="1438017199">
    <w:abstractNumId w:val="32"/>
  </w:num>
  <w:num w:numId="27" w16cid:durableId="1120956490">
    <w:abstractNumId w:val="21"/>
  </w:num>
  <w:num w:numId="28" w16cid:durableId="1683623529">
    <w:abstractNumId w:val="15"/>
    <w:lvlOverride w:ilvl="0">
      <w:startOverride w:val="3"/>
    </w:lvlOverride>
  </w:num>
  <w:num w:numId="29" w16cid:durableId="14586455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6037963">
    <w:abstractNumId w:val="39"/>
  </w:num>
  <w:num w:numId="31" w16cid:durableId="447702288">
    <w:abstractNumId w:val="19"/>
  </w:num>
  <w:num w:numId="32" w16cid:durableId="1040590167">
    <w:abstractNumId w:val="36"/>
  </w:num>
  <w:num w:numId="33" w16cid:durableId="510995039">
    <w:abstractNumId w:val="12"/>
  </w:num>
  <w:num w:numId="34" w16cid:durableId="1529757025">
    <w:abstractNumId w:val="42"/>
  </w:num>
  <w:num w:numId="35" w16cid:durableId="1489902838">
    <w:abstractNumId w:val="14"/>
  </w:num>
  <w:num w:numId="36" w16cid:durableId="1481196489">
    <w:abstractNumId w:val="16"/>
  </w:num>
  <w:num w:numId="37" w16cid:durableId="882133377">
    <w:abstractNumId w:val="34"/>
  </w:num>
  <w:num w:numId="38" w16cid:durableId="1609921658">
    <w:abstractNumId w:val="10"/>
  </w:num>
  <w:num w:numId="39" w16cid:durableId="1908106084">
    <w:abstractNumId w:val="31"/>
  </w:num>
  <w:num w:numId="40" w16cid:durableId="1517959979">
    <w:abstractNumId w:val="35"/>
  </w:num>
  <w:num w:numId="41" w16cid:durableId="90414939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7727782">
    <w:abstractNumId w:val="28"/>
  </w:num>
  <w:num w:numId="43" w16cid:durableId="432239258">
    <w:abstractNumId w:val="30"/>
  </w:num>
  <w:num w:numId="44" w16cid:durableId="2069067640">
    <w:abstractNumId w:val="29"/>
  </w:num>
  <w:num w:numId="45" w16cid:durableId="661736902">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S">
    <w15:presenceInfo w15:providerId="None" w15:userId="ST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formatting="1" w:enforcement="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2C5"/>
    <w:rsid w:val="0000070C"/>
    <w:rsid w:val="00003427"/>
    <w:rsid w:val="0001186C"/>
    <w:rsid w:val="00016644"/>
    <w:rsid w:val="00017CED"/>
    <w:rsid w:val="000215C9"/>
    <w:rsid w:val="00021CD7"/>
    <w:rsid w:val="00027BC7"/>
    <w:rsid w:val="00030F2A"/>
    <w:rsid w:val="000322B4"/>
    <w:rsid w:val="00032912"/>
    <w:rsid w:val="00041C84"/>
    <w:rsid w:val="0004230E"/>
    <w:rsid w:val="00045288"/>
    <w:rsid w:val="00055AF4"/>
    <w:rsid w:val="000570D7"/>
    <w:rsid w:val="00062086"/>
    <w:rsid w:val="00063994"/>
    <w:rsid w:val="00064E33"/>
    <w:rsid w:val="00074769"/>
    <w:rsid w:val="000755D3"/>
    <w:rsid w:val="00075C0E"/>
    <w:rsid w:val="0007658F"/>
    <w:rsid w:val="0007702D"/>
    <w:rsid w:val="000803B8"/>
    <w:rsid w:val="00082FFD"/>
    <w:rsid w:val="000837ED"/>
    <w:rsid w:val="0008535A"/>
    <w:rsid w:val="000860F3"/>
    <w:rsid w:val="000926F9"/>
    <w:rsid w:val="00095021"/>
    <w:rsid w:val="000A19ED"/>
    <w:rsid w:val="000A5D0E"/>
    <w:rsid w:val="000A6B80"/>
    <w:rsid w:val="000B1A0F"/>
    <w:rsid w:val="000B20A5"/>
    <w:rsid w:val="000B2DBF"/>
    <w:rsid w:val="000B5EF3"/>
    <w:rsid w:val="000B7831"/>
    <w:rsid w:val="000C6E5C"/>
    <w:rsid w:val="000E0536"/>
    <w:rsid w:val="000E506E"/>
    <w:rsid w:val="000F2F43"/>
    <w:rsid w:val="000F4CD1"/>
    <w:rsid w:val="000F5BE3"/>
    <w:rsid w:val="000F6814"/>
    <w:rsid w:val="00100775"/>
    <w:rsid w:val="00102AFB"/>
    <w:rsid w:val="001044D8"/>
    <w:rsid w:val="001101A3"/>
    <w:rsid w:val="00110EC7"/>
    <w:rsid w:val="00111C63"/>
    <w:rsid w:val="00111F8E"/>
    <w:rsid w:val="00117593"/>
    <w:rsid w:val="0012002B"/>
    <w:rsid w:val="00120131"/>
    <w:rsid w:val="00120828"/>
    <w:rsid w:val="00130D86"/>
    <w:rsid w:val="00134C28"/>
    <w:rsid w:val="001350F2"/>
    <w:rsid w:val="00141F6B"/>
    <w:rsid w:val="00142348"/>
    <w:rsid w:val="0015320E"/>
    <w:rsid w:val="00164484"/>
    <w:rsid w:val="001709FE"/>
    <w:rsid w:val="00176694"/>
    <w:rsid w:val="001778E0"/>
    <w:rsid w:val="00190DCF"/>
    <w:rsid w:val="00195DF1"/>
    <w:rsid w:val="001978F3"/>
    <w:rsid w:val="001A0A2F"/>
    <w:rsid w:val="001A31A9"/>
    <w:rsid w:val="001A6BB8"/>
    <w:rsid w:val="001A7E0D"/>
    <w:rsid w:val="001B6D4A"/>
    <w:rsid w:val="001C397A"/>
    <w:rsid w:val="001C3FC5"/>
    <w:rsid w:val="001C5121"/>
    <w:rsid w:val="001C529F"/>
    <w:rsid w:val="001C56D4"/>
    <w:rsid w:val="001D2E4A"/>
    <w:rsid w:val="001D4A0E"/>
    <w:rsid w:val="001D5046"/>
    <w:rsid w:val="001D6EDB"/>
    <w:rsid w:val="001E2065"/>
    <w:rsid w:val="001E2F0F"/>
    <w:rsid w:val="001E57CB"/>
    <w:rsid w:val="001E6760"/>
    <w:rsid w:val="001E711A"/>
    <w:rsid w:val="001E7261"/>
    <w:rsid w:val="001F40B0"/>
    <w:rsid w:val="001F6C57"/>
    <w:rsid w:val="0020351A"/>
    <w:rsid w:val="002102AF"/>
    <w:rsid w:val="00211710"/>
    <w:rsid w:val="00216528"/>
    <w:rsid w:val="0021693E"/>
    <w:rsid w:val="00216A44"/>
    <w:rsid w:val="00217B05"/>
    <w:rsid w:val="00224F27"/>
    <w:rsid w:val="00226CD4"/>
    <w:rsid w:val="00230508"/>
    <w:rsid w:val="00233B35"/>
    <w:rsid w:val="002452C2"/>
    <w:rsid w:val="00245A45"/>
    <w:rsid w:val="0024755E"/>
    <w:rsid w:val="00253B52"/>
    <w:rsid w:val="00257374"/>
    <w:rsid w:val="0026579A"/>
    <w:rsid w:val="002658A5"/>
    <w:rsid w:val="00275EB2"/>
    <w:rsid w:val="002845B0"/>
    <w:rsid w:val="00284D5D"/>
    <w:rsid w:val="0028582B"/>
    <w:rsid w:val="00290652"/>
    <w:rsid w:val="00292288"/>
    <w:rsid w:val="002966CC"/>
    <w:rsid w:val="002A61E2"/>
    <w:rsid w:val="002A677D"/>
    <w:rsid w:val="002A6C32"/>
    <w:rsid w:val="002B2561"/>
    <w:rsid w:val="002B2990"/>
    <w:rsid w:val="002B5EF6"/>
    <w:rsid w:val="002B7C80"/>
    <w:rsid w:val="002C2632"/>
    <w:rsid w:val="002C28EB"/>
    <w:rsid w:val="002C6ED4"/>
    <w:rsid w:val="002D3612"/>
    <w:rsid w:val="002D4890"/>
    <w:rsid w:val="002E05B0"/>
    <w:rsid w:val="002E0C88"/>
    <w:rsid w:val="002E0D2A"/>
    <w:rsid w:val="002E46BC"/>
    <w:rsid w:val="002E6513"/>
    <w:rsid w:val="002E7D81"/>
    <w:rsid w:val="002F4ADB"/>
    <w:rsid w:val="002F7A36"/>
    <w:rsid w:val="00301225"/>
    <w:rsid w:val="003024D5"/>
    <w:rsid w:val="00304830"/>
    <w:rsid w:val="00305157"/>
    <w:rsid w:val="003066DB"/>
    <w:rsid w:val="003069AE"/>
    <w:rsid w:val="003072AF"/>
    <w:rsid w:val="0030774B"/>
    <w:rsid w:val="00310D5F"/>
    <w:rsid w:val="003127CB"/>
    <w:rsid w:val="00314B6F"/>
    <w:rsid w:val="0032271E"/>
    <w:rsid w:val="00327B85"/>
    <w:rsid w:val="003313A3"/>
    <w:rsid w:val="00331688"/>
    <w:rsid w:val="00332E67"/>
    <w:rsid w:val="00333118"/>
    <w:rsid w:val="00340D93"/>
    <w:rsid w:val="003416D5"/>
    <w:rsid w:val="003429AD"/>
    <w:rsid w:val="00343FD8"/>
    <w:rsid w:val="00345B68"/>
    <w:rsid w:val="0034645D"/>
    <w:rsid w:val="00372380"/>
    <w:rsid w:val="00374B43"/>
    <w:rsid w:val="0038482E"/>
    <w:rsid w:val="00385AFC"/>
    <w:rsid w:val="00391891"/>
    <w:rsid w:val="0039639A"/>
    <w:rsid w:val="00396DD5"/>
    <w:rsid w:val="003A0B63"/>
    <w:rsid w:val="003A3221"/>
    <w:rsid w:val="003B5306"/>
    <w:rsid w:val="003B5E50"/>
    <w:rsid w:val="003B6024"/>
    <w:rsid w:val="003B7C56"/>
    <w:rsid w:val="003B7D47"/>
    <w:rsid w:val="003C136D"/>
    <w:rsid w:val="003C13A0"/>
    <w:rsid w:val="003C1D31"/>
    <w:rsid w:val="003D0B1D"/>
    <w:rsid w:val="003D4AD7"/>
    <w:rsid w:val="003D62B1"/>
    <w:rsid w:val="003D63F2"/>
    <w:rsid w:val="003D7170"/>
    <w:rsid w:val="003E1D3C"/>
    <w:rsid w:val="003E4A37"/>
    <w:rsid w:val="003F33D1"/>
    <w:rsid w:val="003F5400"/>
    <w:rsid w:val="00400AA6"/>
    <w:rsid w:val="00401263"/>
    <w:rsid w:val="004027AC"/>
    <w:rsid w:val="004079D0"/>
    <w:rsid w:val="00407A31"/>
    <w:rsid w:val="00411928"/>
    <w:rsid w:val="00412122"/>
    <w:rsid w:val="00413DAE"/>
    <w:rsid w:val="00415486"/>
    <w:rsid w:val="00421096"/>
    <w:rsid w:val="00421A93"/>
    <w:rsid w:val="00423102"/>
    <w:rsid w:val="00427059"/>
    <w:rsid w:val="004326E1"/>
    <w:rsid w:val="00432DB4"/>
    <w:rsid w:val="00441AE3"/>
    <w:rsid w:val="00446C63"/>
    <w:rsid w:val="00452DB4"/>
    <w:rsid w:val="0046075E"/>
    <w:rsid w:val="00460C11"/>
    <w:rsid w:val="004612F6"/>
    <w:rsid w:val="0046225A"/>
    <w:rsid w:val="004668EF"/>
    <w:rsid w:val="00471B48"/>
    <w:rsid w:val="00472AB6"/>
    <w:rsid w:val="00483717"/>
    <w:rsid w:val="004838F2"/>
    <w:rsid w:val="004A0330"/>
    <w:rsid w:val="004A05E7"/>
    <w:rsid w:val="004A68A7"/>
    <w:rsid w:val="004A6DD0"/>
    <w:rsid w:val="004B4C0C"/>
    <w:rsid w:val="004B56D5"/>
    <w:rsid w:val="004B578C"/>
    <w:rsid w:val="004B771A"/>
    <w:rsid w:val="004C24EE"/>
    <w:rsid w:val="004C5572"/>
    <w:rsid w:val="004C58D3"/>
    <w:rsid w:val="004D0AC9"/>
    <w:rsid w:val="004D11CF"/>
    <w:rsid w:val="004D18D8"/>
    <w:rsid w:val="004D22CB"/>
    <w:rsid w:val="004D4E72"/>
    <w:rsid w:val="004D6C89"/>
    <w:rsid w:val="004E253D"/>
    <w:rsid w:val="004E4C67"/>
    <w:rsid w:val="004E5126"/>
    <w:rsid w:val="004F05CE"/>
    <w:rsid w:val="004F543F"/>
    <w:rsid w:val="0050077E"/>
    <w:rsid w:val="00502B52"/>
    <w:rsid w:val="0050493E"/>
    <w:rsid w:val="0050677F"/>
    <w:rsid w:val="00507FBA"/>
    <w:rsid w:val="005145D0"/>
    <w:rsid w:val="00515C9F"/>
    <w:rsid w:val="005167DA"/>
    <w:rsid w:val="00525FC3"/>
    <w:rsid w:val="00530977"/>
    <w:rsid w:val="0053164C"/>
    <w:rsid w:val="005405AD"/>
    <w:rsid w:val="00540A13"/>
    <w:rsid w:val="00541F73"/>
    <w:rsid w:val="00544A23"/>
    <w:rsid w:val="00546E17"/>
    <w:rsid w:val="0055229D"/>
    <w:rsid w:val="005532E0"/>
    <w:rsid w:val="005549BC"/>
    <w:rsid w:val="005559D7"/>
    <w:rsid w:val="00557273"/>
    <w:rsid w:val="00561211"/>
    <w:rsid w:val="00573536"/>
    <w:rsid w:val="00576EC8"/>
    <w:rsid w:val="005821C7"/>
    <w:rsid w:val="00582D47"/>
    <w:rsid w:val="00583E3A"/>
    <w:rsid w:val="00584994"/>
    <w:rsid w:val="00585C44"/>
    <w:rsid w:val="005921B3"/>
    <w:rsid w:val="005965EA"/>
    <w:rsid w:val="005968AB"/>
    <w:rsid w:val="005A3FE3"/>
    <w:rsid w:val="005A6569"/>
    <w:rsid w:val="005B27EB"/>
    <w:rsid w:val="005B464B"/>
    <w:rsid w:val="005B4E78"/>
    <w:rsid w:val="005B541E"/>
    <w:rsid w:val="005B5CAC"/>
    <w:rsid w:val="005B73BA"/>
    <w:rsid w:val="005C0E14"/>
    <w:rsid w:val="005C0E56"/>
    <w:rsid w:val="005C1EBD"/>
    <w:rsid w:val="005D463A"/>
    <w:rsid w:val="005E527A"/>
    <w:rsid w:val="005E67F1"/>
    <w:rsid w:val="005E762C"/>
    <w:rsid w:val="005F6D37"/>
    <w:rsid w:val="00613152"/>
    <w:rsid w:val="00613159"/>
    <w:rsid w:val="006136F7"/>
    <w:rsid w:val="00615A8F"/>
    <w:rsid w:val="00616B71"/>
    <w:rsid w:val="006172BE"/>
    <w:rsid w:val="00617886"/>
    <w:rsid w:val="0062268F"/>
    <w:rsid w:val="00623FCA"/>
    <w:rsid w:val="006266D1"/>
    <w:rsid w:val="006311BF"/>
    <w:rsid w:val="00635088"/>
    <w:rsid w:val="0063651D"/>
    <w:rsid w:val="00641848"/>
    <w:rsid w:val="006438E8"/>
    <w:rsid w:val="00651FDB"/>
    <w:rsid w:val="00663F17"/>
    <w:rsid w:val="00667AC7"/>
    <w:rsid w:val="00670FCA"/>
    <w:rsid w:val="00675197"/>
    <w:rsid w:val="00676D46"/>
    <w:rsid w:val="0068462D"/>
    <w:rsid w:val="006848D4"/>
    <w:rsid w:val="00691905"/>
    <w:rsid w:val="006961B6"/>
    <w:rsid w:val="00696239"/>
    <w:rsid w:val="006A1147"/>
    <w:rsid w:val="006A7258"/>
    <w:rsid w:val="006A7717"/>
    <w:rsid w:val="006B2AC7"/>
    <w:rsid w:val="006B794A"/>
    <w:rsid w:val="006C07BD"/>
    <w:rsid w:val="006C6D7B"/>
    <w:rsid w:val="006D1006"/>
    <w:rsid w:val="006D23D8"/>
    <w:rsid w:val="006E0086"/>
    <w:rsid w:val="006E61C5"/>
    <w:rsid w:val="006F18F9"/>
    <w:rsid w:val="006F787A"/>
    <w:rsid w:val="0070178D"/>
    <w:rsid w:val="00701984"/>
    <w:rsid w:val="00716CE1"/>
    <w:rsid w:val="00726EBC"/>
    <w:rsid w:val="00731D04"/>
    <w:rsid w:val="007339CB"/>
    <w:rsid w:val="00733D0E"/>
    <w:rsid w:val="007356B7"/>
    <w:rsid w:val="00735D4B"/>
    <w:rsid w:val="007441B7"/>
    <w:rsid w:val="00746DBC"/>
    <w:rsid w:val="00747C89"/>
    <w:rsid w:val="00754FDF"/>
    <w:rsid w:val="00755454"/>
    <w:rsid w:val="00755967"/>
    <w:rsid w:val="00757B02"/>
    <w:rsid w:val="0076092F"/>
    <w:rsid w:val="00765209"/>
    <w:rsid w:val="0076685C"/>
    <w:rsid w:val="007828AD"/>
    <w:rsid w:val="00784199"/>
    <w:rsid w:val="007848DB"/>
    <w:rsid w:val="007943FB"/>
    <w:rsid w:val="007A0570"/>
    <w:rsid w:val="007A08AC"/>
    <w:rsid w:val="007A0C3E"/>
    <w:rsid w:val="007A2001"/>
    <w:rsid w:val="007A336F"/>
    <w:rsid w:val="007A38F1"/>
    <w:rsid w:val="007A6B72"/>
    <w:rsid w:val="007A7506"/>
    <w:rsid w:val="007A769B"/>
    <w:rsid w:val="007B0726"/>
    <w:rsid w:val="007B3839"/>
    <w:rsid w:val="007C247E"/>
    <w:rsid w:val="007C4A7E"/>
    <w:rsid w:val="007C4D82"/>
    <w:rsid w:val="007D7D07"/>
    <w:rsid w:val="007E72C5"/>
    <w:rsid w:val="007F06E0"/>
    <w:rsid w:val="007F2746"/>
    <w:rsid w:val="007F50D2"/>
    <w:rsid w:val="00801DD9"/>
    <w:rsid w:val="008070B3"/>
    <w:rsid w:val="008103A3"/>
    <w:rsid w:val="00811CAC"/>
    <w:rsid w:val="00812367"/>
    <w:rsid w:val="00813EAB"/>
    <w:rsid w:val="008157FF"/>
    <w:rsid w:val="00817004"/>
    <w:rsid w:val="008216F1"/>
    <w:rsid w:val="008249C4"/>
    <w:rsid w:val="0082796F"/>
    <w:rsid w:val="00827AD4"/>
    <w:rsid w:val="008319A0"/>
    <w:rsid w:val="00835625"/>
    <w:rsid w:val="008376E0"/>
    <w:rsid w:val="008412DC"/>
    <w:rsid w:val="00853BF3"/>
    <w:rsid w:val="00854204"/>
    <w:rsid w:val="00855E8D"/>
    <w:rsid w:val="00856E58"/>
    <w:rsid w:val="008610D8"/>
    <w:rsid w:val="008630D0"/>
    <w:rsid w:val="00863E7B"/>
    <w:rsid w:val="00872C8F"/>
    <w:rsid w:val="00875C0B"/>
    <w:rsid w:val="00885F83"/>
    <w:rsid w:val="00892705"/>
    <w:rsid w:val="00897B50"/>
    <w:rsid w:val="008A04ED"/>
    <w:rsid w:val="008A3DF7"/>
    <w:rsid w:val="008A61CD"/>
    <w:rsid w:val="008B0BEE"/>
    <w:rsid w:val="008B3648"/>
    <w:rsid w:val="008C120A"/>
    <w:rsid w:val="008C6551"/>
    <w:rsid w:val="008C7B72"/>
    <w:rsid w:val="008D0A2E"/>
    <w:rsid w:val="008D1B62"/>
    <w:rsid w:val="008D4897"/>
    <w:rsid w:val="008D4C37"/>
    <w:rsid w:val="008D57D2"/>
    <w:rsid w:val="008E235C"/>
    <w:rsid w:val="008E4CEA"/>
    <w:rsid w:val="008E6398"/>
    <w:rsid w:val="008F1687"/>
    <w:rsid w:val="008F3FE0"/>
    <w:rsid w:val="008F6127"/>
    <w:rsid w:val="008F73A1"/>
    <w:rsid w:val="00900636"/>
    <w:rsid w:val="00902DDC"/>
    <w:rsid w:val="009066DB"/>
    <w:rsid w:val="00917608"/>
    <w:rsid w:val="0092016C"/>
    <w:rsid w:val="00922252"/>
    <w:rsid w:val="00951E24"/>
    <w:rsid w:val="009528ED"/>
    <w:rsid w:val="009532F0"/>
    <w:rsid w:val="0095344B"/>
    <w:rsid w:val="00960275"/>
    <w:rsid w:val="00962EC1"/>
    <w:rsid w:val="00963E6B"/>
    <w:rsid w:val="0096419B"/>
    <w:rsid w:val="0096656B"/>
    <w:rsid w:val="00966869"/>
    <w:rsid w:val="00966900"/>
    <w:rsid w:val="00970C5B"/>
    <w:rsid w:val="009718A2"/>
    <w:rsid w:val="009738A8"/>
    <w:rsid w:val="009755FF"/>
    <w:rsid w:val="009763EB"/>
    <w:rsid w:val="00976458"/>
    <w:rsid w:val="0098238E"/>
    <w:rsid w:val="00987CC9"/>
    <w:rsid w:val="00987F18"/>
    <w:rsid w:val="00993B22"/>
    <w:rsid w:val="00995484"/>
    <w:rsid w:val="009956D6"/>
    <w:rsid w:val="009A3C86"/>
    <w:rsid w:val="009C5CB2"/>
    <w:rsid w:val="009D4894"/>
    <w:rsid w:val="009E007E"/>
    <w:rsid w:val="009E51C3"/>
    <w:rsid w:val="009E5315"/>
    <w:rsid w:val="009E6F6D"/>
    <w:rsid w:val="009F08B5"/>
    <w:rsid w:val="009F0C98"/>
    <w:rsid w:val="009F2E90"/>
    <w:rsid w:val="009F305D"/>
    <w:rsid w:val="009F6C41"/>
    <w:rsid w:val="009F7288"/>
    <w:rsid w:val="00A02A02"/>
    <w:rsid w:val="00A02F02"/>
    <w:rsid w:val="00A10A2E"/>
    <w:rsid w:val="00A1270C"/>
    <w:rsid w:val="00A138F0"/>
    <w:rsid w:val="00A16F2B"/>
    <w:rsid w:val="00A2067D"/>
    <w:rsid w:val="00A223A4"/>
    <w:rsid w:val="00A2537A"/>
    <w:rsid w:val="00A26E64"/>
    <w:rsid w:val="00A27BCE"/>
    <w:rsid w:val="00A30BD2"/>
    <w:rsid w:val="00A37E50"/>
    <w:rsid w:val="00A402DB"/>
    <w:rsid w:val="00A40B7F"/>
    <w:rsid w:val="00A41196"/>
    <w:rsid w:val="00A4202B"/>
    <w:rsid w:val="00A435F2"/>
    <w:rsid w:val="00A45735"/>
    <w:rsid w:val="00A51EDE"/>
    <w:rsid w:val="00A52ADE"/>
    <w:rsid w:val="00A543C9"/>
    <w:rsid w:val="00A545A8"/>
    <w:rsid w:val="00A574AA"/>
    <w:rsid w:val="00A60B4E"/>
    <w:rsid w:val="00A622AD"/>
    <w:rsid w:val="00A64875"/>
    <w:rsid w:val="00A66BF9"/>
    <w:rsid w:val="00A814E4"/>
    <w:rsid w:val="00A836FD"/>
    <w:rsid w:val="00A84A4D"/>
    <w:rsid w:val="00A84F97"/>
    <w:rsid w:val="00A854D0"/>
    <w:rsid w:val="00A87368"/>
    <w:rsid w:val="00A90037"/>
    <w:rsid w:val="00A915FD"/>
    <w:rsid w:val="00A923B9"/>
    <w:rsid w:val="00A92BD2"/>
    <w:rsid w:val="00AA37B2"/>
    <w:rsid w:val="00AA5201"/>
    <w:rsid w:val="00AA591A"/>
    <w:rsid w:val="00AB2448"/>
    <w:rsid w:val="00AB3F25"/>
    <w:rsid w:val="00AC0F11"/>
    <w:rsid w:val="00AC23C5"/>
    <w:rsid w:val="00AC68A3"/>
    <w:rsid w:val="00AC6C57"/>
    <w:rsid w:val="00AC77B4"/>
    <w:rsid w:val="00AD2684"/>
    <w:rsid w:val="00AD2D41"/>
    <w:rsid w:val="00AD2F5B"/>
    <w:rsid w:val="00AD304A"/>
    <w:rsid w:val="00AD3FC2"/>
    <w:rsid w:val="00AE005C"/>
    <w:rsid w:val="00AE020D"/>
    <w:rsid w:val="00AE02AC"/>
    <w:rsid w:val="00AE232F"/>
    <w:rsid w:val="00AE4979"/>
    <w:rsid w:val="00AE53C1"/>
    <w:rsid w:val="00AF3054"/>
    <w:rsid w:val="00AF6D12"/>
    <w:rsid w:val="00AF6F11"/>
    <w:rsid w:val="00B027BA"/>
    <w:rsid w:val="00B046F2"/>
    <w:rsid w:val="00B05734"/>
    <w:rsid w:val="00B1131F"/>
    <w:rsid w:val="00B1683D"/>
    <w:rsid w:val="00B217F7"/>
    <w:rsid w:val="00B246B3"/>
    <w:rsid w:val="00B261BE"/>
    <w:rsid w:val="00B346A7"/>
    <w:rsid w:val="00B37327"/>
    <w:rsid w:val="00B37635"/>
    <w:rsid w:val="00B402AB"/>
    <w:rsid w:val="00B46FF9"/>
    <w:rsid w:val="00B51378"/>
    <w:rsid w:val="00B55C34"/>
    <w:rsid w:val="00B562D7"/>
    <w:rsid w:val="00B646E1"/>
    <w:rsid w:val="00B64FAA"/>
    <w:rsid w:val="00B705CC"/>
    <w:rsid w:val="00B70C59"/>
    <w:rsid w:val="00B717E7"/>
    <w:rsid w:val="00B75A0D"/>
    <w:rsid w:val="00B819DE"/>
    <w:rsid w:val="00B83BB2"/>
    <w:rsid w:val="00B84652"/>
    <w:rsid w:val="00B92676"/>
    <w:rsid w:val="00B93444"/>
    <w:rsid w:val="00B93921"/>
    <w:rsid w:val="00B9742D"/>
    <w:rsid w:val="00BA18D0"/>
    <w:rsid w:val="00BA3986"/>
    <w:rsid w:val="00BA6995"/>
    <w:rsid w:val="00BB230F"/>
    <w:rsid w:val="00BB2B3A"/>
    <w:rsid w:val="00BB452F"/>
    <w:rsid w:val="00BB5F14"/>
    <w:rsid w:val="00BB70FF"/>
    <w:rsid w:val="00BC0B9F"/>
    <w:rsid w:val="00BC261D"/>
    <w:rsid w:val="00BC3578"/>
    <w:rsid w:val="00BC5192"/>
    <w:rsid w:val="00BC541E"/>
    <w:rsid w:val="00BD2656"/>
    <w:rsid w:val="00BD4656"/>
    <w:rsid w:val="00BD5BC8"/>
    <w:rsid w:val="00BE1882"/>
    <w:rsid w:val="00BE4791"/>
    <w:rsid w:val="00BE4A0B"/>
    <w:rsid w:val="00BE62D6"/>
    <w:rsid w:val="00BE64ED"/>
    <w:rsid w:val="00BE6C84"/>
    <w:rsid w:val="00BF58A0"/>
    <w:rsid w:val="00BF6F58"/>
    <w:rsid w:val="00BF7788"/>
    <w:rsid w:val="00C06B1E"/>
    <w:rsid w:val="00C071E0"/>
    <w:rsid w:val="00C1188E"/>
    <w:rsid w:val="00C138BC"/>
    <w:rsid w:val="00C16BB3"/>
    <w:rsid w:val="00C173FD"/>
    <w:rsid w:val="00C24F9F"/>
    <w:rsid w:val="00C33631"/>
    <w:rsid w:val="00C34AEE"/>
    <w:rsid w:val="00C35058"/>
    <w:rsid w:val="00C4153C"/>
    <w:rsid w:val="00C45EE9"/>
    <w:rsid w:val="00C462C0"/>
    <w:rsid w:val="00C46989"/>
    <w:rsid w:val="00C510FC"/>
    <w:rsid w:val="00C523EC"/>
    <w:rsid w:val="00C5731C"/>
    <w:rsid w:val="00C57DBE"/>
    <w:rsid w:val="00C601FB"/>
    <w:rsid w:val="00C642EE"/>
    <w:rsid w:val="00C71BE0"/>
    <w:rsid w:val="00C74548"/>
    <w:rsid w:val="00C7516B"/>
    <w:rsid w:val="00C756C6"/>
    <w:rsid w:val="00C81364"/>
    <w:rsid w:val="00C820B3"/>
    <w:rsid w:val="00C820D8"/>
    <w:rsid w:val="00C82A51"/>
    <w:rsid w:val="00C90E35"/>
    <w:rsid w:val="00C91C1B"/>
    <w:rsid w:val="00C95C9D"/>
    <w:rsid w:val="00C96931"/>
    <w:rsid w:val="00CA0499"/>
    <w:rsid w:val="00CA3587"/>
    <w:rsid w:val="00CB4BA7"/>
    <w:rsid w:val="00CB6E6E"/>
    <w:rsid w:val="00CC123E"/>
    <w:rsid w:val="00CC4A20"/>
    <w:rsid w:val="00CD6F26"/>
    <w:rsid w:val="00CD79CA"/>
    <w:rsid w:val="00CE11D0"/>
    <w:rsid w:val="00CE52B9"/>
    <w:rsid w:val="00CE618F"/>
    <w:rsid w:val="00CF2581"/>
    <w:rsid w:val="00CF3DBC"/>
    <w:rsid w:val="00CF5368"/>
    <w:rsid w:val="00CF561E"/>
    <w:rsid w:val="00D006F6"/>
    <w:rsid w:val="00D01A7D"/>
    <w:rsid w:val="00D02B36"/>
    <w:rsid w:val="00D04A98"/>
    <w:rsid w:val="00D053DC"/>
    <w:rsid w:val="00D102F9"/>
    <w:rsid w:val="00D1697F"/>
    <w:rsid w:val="00D20356"/>
    <w:rsid w:val="00D26114"/>
    <w:rsid w:val="00D279C7"/>
    <w:rsid w:val="00D328FB"/>
    <w:rsid w:val="00D36F26"/>
    <w:rsid w:val="00D4306A"/>
    <w:rsid w:val="00D4327B"/>
    <w:rsid w:val="00D452D0"/>
    <w:rsid w:val="00D46C4F"/>
    <w:rsid w:val="00D5261D"/>
    <w:rsid w:val="00D5338B"/>
    <w:rsid w:val="00D62676"/>
    <w:rsid w:val="00D62C5D"/>
    <w:rsid w:val="00D634AB"/>
    <w:rsid w:val="00D65284"/>
    <w:rsid w:val="00D6698E"/>
    <w:rsid w:val="00D70DF2"/>
    <w:rsid w:val="00D807E6"/>
    <w:rsid w:val="00D813FF"/>
    <w:rsid w:val="00D81C3B"/>
    <w:rsid w:val="00D850E9"/>
    <w:rsid w:val="00D919BA"/>
    <w:rsid w:val="00D95840"/>
    <w:rsid w:val="00DA22FA"/>
    <w:rsid w:val="00DA2B94"/>
    <w:rsid w:val="00DA331F"/>
    <w:rsid w:val="00DB05D1"/>
    <w:rsid w:val="00DB146A"/>
    <w:rsid w:val="00DB6FD4"/>
    <w:rsid w:val="00DC0BA0"/>
    <w:rsid w:val="00DC0F94"/>
    <w:rsid w:val="00DD2309"/>
    <w:rsid w:val="00DD2721"/>
    <w:rsid w:val="00DD3F98"/>
    <w:rsid w:val="00DD497C"/>
    <w:rsid w:val="00DE14D6"/>
    <w:rsid w:val="00DE3069"/>
    <w:rsid w:val="00DE6B4B"/>
    <w:rsid w:val="00DE7633"/>
    <w:rsid w:val="00DE7759"/>
    <w:rsid w:val="00DF10F0"/>
    <w:rsid w:val="00DF41F1"/>
    <w:rsid w:val="00DF7019"/>
    <w:rsid w:val="00E00D82"/>
    <w:rsid w:val="00E01322"/>
    <w:rsid w:val="00E02060"/>
    <w:rsid w:val="00E046BA"/>
    <w:rsid w:val="00E055CA"/>
    <w:rsid w:val="00E07D85"/>
    <w:rsid w:val="00E176A4"/>
    <w:rsid w:val="00E3093B"/>
    <w:rsid w:val="00E3563A"/>
    <w:rsid w:val="00E356A1"/>
    <w:rsid w:val="00E4475D"/>
    <w:rsid w:val="00E44B5B"/>
    <w:rsid w:val="00E51A45"/>
    <w:rsid w:val="00E52CF4"/>
    <w:rsid w:val="00E546F4"/>
    <w:rsid w:val="00E550C7"/>
    <w:rsid w:val="00E57697"/>
    <w:rsid w:val="00E60031"/>
    <w:rsid w:val="00E62E89"/>
    <w:rsid w:val="00E64766"/>
    <w:rsid w:val="00E706C8"/>
    <w:rsid w:val="00E71364"/>
    <w:rsid w:val="00E71BED"/>
    <w:rsid w:val="00E741B4"/>
    <w:rsid w:val="00E75AFB"/>
    <w:rsid w:val="00E77924"/>
    <w:rsid w:val="00E77D85"/>
    <w:rsid w:val="00E77E77"/>
    <w:rsid w:val="00E82AC6"/>
    <w:rsid w:val="00E8697C"/>
    <w:rsid w:val="00E91569"/>
    <w:rsid w:val="00E92715"/>
    <w:rsid w:val="00EA226A"/>
    <w:rsid w:val="00EA6799"/>
    <w:rsid w:val="00EB530B"/>
    <w:rsid w:val="00EB7A15"/>
    <w:rsid w:val="00EC0681"/>
    <w:rsid w:val="00EC0A4F"/>
    <w:rsid w:val="00EC0ACA"/>
    <w:rsid w:val="00EC1A94"/>
    <w:rsid w:val="00EC23E0"/>
    <w:rsid w:val="00EC7625"/>
    <w:rsid w:val="00EE5833"/>
    <w:rsid w:val="00EE7B65"/>
    <w:rsid w:val="00EF0533"/>
    <w:rsid w:val="00EF060D"/>
    <w:rsid w:val="00EF6E49"/>
    <w:rsid w:val="00F036FA"/>
    <w:rsid w:val="00F03C42"/>
    <w:rsid w:val="00F04A35"/>
    <w:rsid w:val="00F06287"/>
    <w:rsid w:val="00F07358"/>
    <w:rsid w:val="00F14EF5"/>
    <w:rsid w:val="00F15E64"/>
    <w:rsid w:val="00F216FC"/>
    <w:rsid w:val="00F3482C"/>
    <w:rsid w:val="00F352DC"/>
    <w:rsid w:val="00F40805"/>
    <w:rsid w:val="00F40C2C"/>
    <w:rsid w:val="00F4399F"/>
    <w:rsid w:val="00F43AF1"/>
    <w:rsid w:val="00F507CF"/>
    <w:rsid w:val="00F516B6"/>
    <w:rsid w:val="00F55AF1"/>
    <w:rsid w:val="00F55F5F"/>
    <w:rsid w:val="00F56E17"/>
    <w:rsid w:val="00F6228C"/>
    <w:rsid w:val="00F63DC4"/>
    <w:rsid w:val="00F66A05"/>
    <w:rsid w:val="00F716BE"/>
    <w:rsid w:val="00F7367D"/>
    <w:rsid w:val="00F73EC0"/>
    <w:rsid w:val="00F74615"/>
    <w:rsid w:val="00F75BBD"/>
    <w:rsid w:val="00F77653"/>
    <w:rsid w:val="00F80A78"/>
    <w:rsid w:val="00F91798"/>
    <w:rsid w:val="00F91EC6"/>
    <w:rsid w:val="00FA0D66"/>
    <w:rsid w:val="00FA1CF1"/>
    <w:rsid w:val="00FA2DF9"/>
    <w:rsid w:val="00FB07B8"/>
    <w:rsid w:val="00FB0A57"/>
    <w:rsid w:val="00FC08FF"/>
    <w:rsid w:val="00FC09E5"/>
    <w:rsid w:val="00FC1C0C"/>
    <w:rsid w:val="00FC6EB6"/>
    <w:rsid w:val="00FD03EC"/>
    <w:rsid w:val="00FD1080"/>
    <w:rsid w:val="00FD1473"/>
    <w:rsid w:val="00FD1F3E"/>
    <w:rsid w:val="00FD44BE"/>
    <w:rsid w:val="00FD48BE"/>
    <w:rsid w:val="00FD5B92"/>
    <w:rsid w:val="00FE07FD"/>
    <w:rsid w:val="00FE09ED"/>
    <w:rsid w:val="00FE0CB7"/>
    <w:rsid w:val="00FE32F2"/>
    <w:rsid w:val="00FE3AB4"/>
    <w:rsid w:val="00FE47CD"/>
    <w:rsid w:val="00FE53D3"/>
    <w:rsid w:val="00FE741F"/>
    <w:rsid w:val="00FF1C7E"/>
    <w:rsid w:val="00FF3353"/>
    <w:rsid w:val="00FF487A"/>
    <w:rsid w:val="00FF5A99"/>
    <w:rsid w:val="00FF5EB4"/>
    <w:rsid w:val="00FF6055"/>
    <w:rsid w:val="00FF76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846346"/>
  <w15:docId w15:val="{24FC3E93-3AB5-4512-BF8B-CDBDE0F18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984"/>
    <w:rPr>
      <w:rFonts w:ascii="Tahoma" w:hAnsi="Tahoma"/>
      <w:sz w:val="22"/>
      <w:szCs w:val="24"/>
    </w:rPr>
  </w:style>
  <w:style w:type="paragraph" w:styleId="Heading1">
    <w:name w:val="heading 1"/>
    <w:basedOn w:val="Normal"/>
    <w:next w:val="Normal"/>
    <w:link w:val="Heading1Char"/>
    <w:qFormat/>
    <w:rsid w:val="00701984"/>
    <w:pPr>
      <w:keepNext/>
      <w:outlineLvl w:val="0"/>
    </w:pPr>
    <w:rPr>
      <w:b/>
      <w:bCs/>
      <w:i/>
      <w:iCs/>
      <w:sz w:val="20"/>
    </w:rPr>
  </w:style>
  <w:style w:type="paragraph" w:styleId="Heading2">
    <w:name w:val="heading 2"/>
    <w:basedOn w:val="Normal"/>
    <w:next w:val="Normal"/>
    <w:qFormat/>
    <w:rsid w:val="00701984"/>
    <w:pPr>
      <w:keepNext/>
      <w:outlineLvl w:val="1"/>
    </w:pPr>
    <w:rPr>
      <w:b/>
      <w:bCs/>
      <w:sz w:val="20"/>
      <w:u w:val="single"/>
    </w:rPr>
  </w:style>
  <w:style w:type="paragraph" w:styleId="Heading3">
    <w:name w:val="heading 3"/>
    <w:basedOn w:val="Normal"/>
    <w:next w:val="Normal"/>
    <w:link w:val="Heading3Char"/>
    <w:uiPriority w:val="9"/>
    <w:semiHidden/>
    <w:unhideWhenUsed/>
    <w:qFormat/>
    <w:rsid w:val="00A10A2E"/>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qFormat/>
    <w:rsid w:val="00701984"/>
    <w:pPr>
      <w:keepNext/>
      <w:spacing w:before="240" w:after="60"/>
      <w:outlineLvl w:val="3"/>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semiHidden/>
    <w:rsid w:val="00701984"/>
    <w:pPr>
      <w:framePr w:w="7920" w:h="1980" w:hRule="exact" w:hSpace="180" w:wrap="auto" w:hAnchor="page" w:xAlign="center" w:yAlign="bottom"/>
      <w:ind w:left="2880"/>
    </w:pPr>
    <w:rPr>
      <w:rFonts w:ascii="Arial" w:hAnsi="Arial" w:cs="Arial"/>
      <w:sz w:val="32"/>
    </w:rPr>
  </w:style>
  <w:style w:type="paragraph" w:styleId="Header">
    <w:name w:val="header"/>
    <w:basedOn w:val="Normal"/>
    <w:semiHidden/>
    <w:rsid w:val="00701984"/>
    <w:pPr>
      <w:tabs>
        <w:tab w:val="center" w:pos="4320"/>
        <w:tab w:val="right" w:pos="8640"/>
      </w:tabs>
    </w:pPr>
  </w:style>
  <w:style w:type="paragraph" w:styleId="Footer">
    <w:name w:val="footer"/>
    <w:basedOn w:val="Normal"/>
    <w:link w:val="FooterChar"/>
    <w:uiPriority w:val="99"/>
    <w:rsid w:val="00701984"/>
    <w:pPr>
      <w:tabs>
        <w:tab w:val="center" w:pos="4320"/>
        <w:tab w:val="right" w:pos="8640"/>
      </w:tabs>
    </w:pPr>
  </w:style>
  <w:style w:type="character" w:styleId="Emphasis">
    <w:name w:val="Emphasis"/>
    <w:qFormat/>
    <w:rsid w:val="00701984"/>
    <w:rPr>
      <w:i/>
      <w:iCs/>
    </w:rPr>
  </w:style>
  <w:style w:type="paragraph" w:styleId="BodyText">
    <w:name w:val="Body Text"/>
    <w:basedOn w:val="Normal"/>
    <w:link w:val="BodyTextChar"/>
    <w:semiHidden/>
    <w:rsid w:val="00701984"/>
    <w:rPr>
      <w:rFonts w:cs="Tahoma"/>
      <w:sz w:val="20"/>
      <w:szCs w:val="20"/>
    </w:rPr>
  </w:style>
  <w:style w:type="paragraph" w:styleId="Title">
    <w:name w:val="Title"/>
    <w:basedOn w:val="Normal"/>
    <w:qFormat/>
    <w:rsid w:val="00701984"/>
    <w:pPr>
      <w:jc w:val="center"/>
    </w:pPr>
    <w:rPr>
      <w:b/>
      <w:bCs/>
      <w:i/>
      <w:iCs/>
      <w:sz w:val="40"/>
    </w:rPr>
  </w:style>
  <w:style w:type="paragraph" w:customStyle="1" w:styleId="bullet">
    <w:name w:val="bullet"/>
    <w:basedOn w:val="Normal"/>
    <w:rsid w:val="00701984"/>
    <w:pPr>
      <w:tabs>
        <w:tab w:val="left" w:pos="360"/>
      </w:tabs>
      <w:overflowPunct w:val="0"/>
      <w:autoSpaceDE w:val="0"/>
      <w:autoSpaceDN w:val="0"/>
      <w:adjustRightInd w:val="0"/>
      <w:ind w:left="360" w:hanging="360"/>
      <w:textAlignment w:val="baseline"/>
    </w:pPr>
    <w:rPr>
      <w:rFonts w:ascii="Times New Roman" w:hAnsi="Times New Roman"/>
      <w:sz w:val="20"/>
      <w:szCs w:val="20"/>
    </w:rPr>
  </w:style>
  <w:style w:type="paragraph" w:styleId="BalloonText">
    <w:name w:val="Balloon Text"/>
    <w:basedOn w:val="Normal"/>
    <w:semiHidden/>
    <w:rsid w:val="00701984"/>
    <w:rPr>
      <w:rFonts w:cs="Tahoma"/>
      <w:sz w:val="16"/>
      <w:szCs w:val="16"/>
    </w:rPr>
  </w:style>
  <w:style w:type="character" w:styleId="Hyperlink">
    <w:name w:val="Hyperlink"/>
    <w:semiHidden/>
    <w:rsid w:val="00701984"/>
    <w:rPr>
      <w:color w:val="0000FF"/>
      <w:u w:val="single"/>
    </w:rPr>
  </w:style>
  <w:style w:type="paragraph" w:customStyle="1" w:styleId="TextCenter">
    <w:name w:val="Text Center"/>
    <w:basedOn w:val="Normal"/>
    <w:rsid w:val="00701984"/>
    <w:pPr>
      <w:spacing w:before="240"/>
      <w:jc w:val="center"/>
    </w:pPr>
    <w:rPr>
      <w:rFonts w:ascii="Times New Roman Bold" w:hAnsi="Times New Roman Bold"/>
      <w:b/>
      <w:sz w:val="24"/>
      <w:szCs w:val="20"/>
      <w:lang w:val="en-CA"/>
    </w:rPr>
  </w:style>
  <w:style w:type="paragraph" w:customStyle="1" w:styleId="TextJustified">
    <w:name w:val="Text Justified"/>
    <w:basedOn w:val="Normal"/>
    <w:rsid w:val="00701984"/>
    <w:pPr>
      <w:spacing w:before="240"/>
      <w:jc w:val="both"/>
    </w:pPr>
    <w:rPr>
      <w:rFonts w:ascii="Times New Roman" w:hAnsi="Times New Roman"/>
      <w:sz w:val="24"/>
      <w:szCs w:val="20"/>
      <w:lang w:val="en-CA"/>
    </w:rPr>
  </w:style>
  <w:style w:type="paragraph" w:customStyle="1" w:styleId="TextLeft">
    <w:name w:val="Text Left"/>
    <w:basedOn w:val="Normal"/>
    <w:rsid w:val="00701984"/>
    <w:rPr>
      <w:rFonts w:ascii="Times New Roman" w:hAnsi="Times New Roman"/>
      <w:sz w:val="24"/>
      <w:szCs w:val="20"/>
      <w:lang w:val="en-CA"/>
    </w:rPr>
  </w:style>
  <w:style w:type="paragraph" w:styleId="FootnoteText">
    <w:name w:val="footnote text"/>
    <w:basedOn w:val="Normal"/>
    <w:semiHidden/>
    <w:rsid w:val="00701984"/>
    <w:rPr>
      <w:sz w:val="20"/>
      <w:szCs w:val="20"/>
    </w:rPr>
  </w:style>
  <w:style w:type="character" w:styleId="FootnoteReference">
    <w:name w:val="footnote reference"/>
    <w:semiHidden/>
    <w:rsid w:val="00701984"/>
    <w:rPr>
      <w:vertAlign w:val="superscript"/>
    </w:rPr>
  </w:style>
  <w:style w:type="character" w:styleId="FollowedHyperlink">
    <w:name w:val="FollowedHyperlink"/>
    <w:semiHidden/>
    <w:rsid w:val="00701984"/>
    <w:rPr>
      <w:color w:val="800080"/>
      <w:u w:val="single"/>
    </w:rPr>
  </w:style>
  <w:style w:type="paragraph" w:styleId="NormalWeb">
    <w:name w:val="Normal (Web)"/>
    <w:basedOn w:val="Normal"/>
    <w:uiPriority w:val="99"/>
    <w:semiHidden/>
    <w:rsid w:val="00701984"/>
    <w:pPr>
      <w:spacing w:before="100" w:beforeAutospacing="1" w:after="100" w:afterAutospacing="1"/>
    </w:pPr>
    <w:rPr>
      <w:rFonts w:ascii="Times New Roman" w:hAnsi="Times New Roman"/>
      <w:color w:val="000000"/>
      <w:sz w:val="24"/>
    </w:rPr>
  </w:style>
  <w:style w:type="character" w:styleId="PageNumber">
    <w:name w:val="page number"/>
    <w:basedOn w:val="DefaultParagraphFont"/>
    <w:semiHidden/>
    <w:rsid w:val="00701984"/>
  </w:style>
  <w:style w:type="character" w:customStyle="1" w:styleId="Heading1Char">
    <w:name w:val="Heading 1 Char"/>
    <w:link w:val="Heading1"/>
    <w:rsid w:val="005821C7"/>
    <w:rPr>
      <w:rFonts w:ascii="Tahoma" w:hAnsi="Tahoma"/>
      <w:b/>
      <w:bCs/>
      <w:i/>
      <w:iCs/>
      <w:szCs w:val="24"/>
      <w:lang w:val="en-US" w:eastAsia="en-US"/>
    </w:rPr>
  </w:style>
  <w:style w:type="character" w:customStyle="1" w:styleId="FooterChar">
    <w:name w:val="Footer Char"/>
    <w:basedOn w:val="DefaultParagraphFont"/>
    <w:link w:val="Footer"/>
    <w:uiPriority w:val="99"/>
    <w:rsid w:val="00525FC3"/>
    <w:rPr>
      <w:rFonts w:ascii="Tahoma" w:hAnsi="Tahoma"/>
      <w:sz w:val="22"/>
      <w:szCs w:val="24"/>
    </w:rPr>
  </w:style>
  <w:style w:type="paragraph" w:styleId="BodyText2">
    <w:name w:val="Body Text 2"/>
    <w:basedOn w:val="Normal"/>
    <w:link w:val="BodyText2Char"/>
    <w:rsid w:val="00AC68A3"/>
    <w:pPr>
      <w:spacing w:after="120" w:line="480" w:lineRule="auto"/>
    </w:pPr>
  </w:style>
  <w:style w:type="character" w:customStyle="1" w:styleId="BodyText2Char">
    <w:name w:val="Body Text 2 Char"/>
    <w:basedOn w:val="DefaultParagraphFont"/>
    <w:link w:val="BodyText2"/>
    <w:rsid w:val="00AC68A3"/>
    <w:rPr>
      <w:rFonts w:ascii="Tahoma" w:hAnsi="Tahoma"/>
      <w:sz w:val="22"/>
      <w:szCs w:val="24"/>
    </w:rPr>
  </w:style>
  <w:style w:type="paragraph" w:styleId="HTMLPreformatted">
    <w:name w:val="HTML Preformatted"/>
    <w:basedOn w:val="Normal"/>
    <w:link w:val="HTMLPreformattedChar"/>
    <w:rsid w:val="00AC6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n-CA" w:eastAsia="en-CA"/>
    </w:rPr>
  </w:style>
  <w:style w:type="character" w:customStyle="1" w:styleId="HTMLPreformattedChar">
    <w:name w:val="HTML Preformatted Char"/>
    <w:basedOn w:val="DefaultParagraphFont"/>
    <w:link w:val="HTMLPreformatted"/>
    <w:rsid w:val="00AC68A3"/>
    <w:rPr>
      <w:rFonts w:ascii="Courier New" w:hAnsi="Courier New" w:cs="Courier New"/>
      <w:color w:val="000000"/>
      <w:lang w:val="en-CA" w:eastAsia="en-CA"/>
    </w:rPr>
  </w:style>
  <w:style w:type="character" w:customStyle="1" w:styleId="apple-style-span">
    <w:name w:val="apple-style-span"/>
    <w:basedOn w:val="DefaultParagraphFont"/>
    <w:rsid w:val="00856E58"/>
  </w:style>
  <w:style w:type="character" w:customStyle="1" w:styleId="apple-converted-space">
    <w:name w:val="apple-converted-space"/>
    <w:basedOn w:val="DefaultParagraphFont"/>
    <w:rsid w:val="00856E58"/>
  </w:style>
  <w:style w:type="paragraph" w:styleId="ListParagraph">
    <w:name w:val="List Paragraph"/>
    <w:basedOn w:val="Normal"/>
    <w:uiPriority w:val="34"/>
    <w:qFormat/>
    <w:rsid w:val="00F91798"/>
    <w:pPr>
      <w:ind w:left="720"/>
      <w:contextualSpacing/>
    </w:pPr>
  </w:style>
  <w:style w:type="character" w:customStyle="1" w:styleId="Heading3Char">
    <w:name w:val="Heading 3 Char"/>
    <w:basedOn w:val="DefaultParagraphFont"/>
    <w:link w:val="Heading3"/>
    <w:uiPriority w:val="9"/>
    <w:semiHidden/>
    <w:rsid w:val="00A10A2E"/>
    <w:rPr>
      <w:rFonts w:asciiTheme="majorHAnsi" w:eastAsiaTheme="majorEastAsia" w:hAnsiTheme="majorHAnsi" w:cstheme="majorBidi"/>
      <w:b/>
      <w:bCs/>
      <w:color w:val="4F81BD" w:themeColor="accent1"/>
      <w:sz w:val="22"/>
      <w:szCs w:val="24"/>
    </w:rPr>
  </w:style>
  <w:style w:type="paragraph" w:customStyle="1" w:styleId="Paragraph">
    <w:name w:val="Paragraph"/>
    <w:basedOn w:val="Normal"/>
    <w:rsid w:val="00A10A2E"/>
    <w:pPr>
      <w:spacing w:before="240"/>
      <w:ind w:firstLine="1440"/>
      <w:jc w:val="both"/>
    </w:pPr>
    <w:rPr>
      <w:rFonts w:ascii="Times New Roman" w:hAnsi="Times New Roman"/>
      <w:sz w:val="24"/>
      <w:lang w:val="en-CA"/>
    </w:rPr>
  </w:style>
  <w:style w:type="paragraph" w:styleId="BodyTextFirstIndent">
    <w:name w:val="Body Text First Indent"/>
    <w:basedOn w:val="BodyText"/>
    <w:link w:val="BodyTextFirstIndentChar"/>
    <w:uiPriority w:val="99"/>
    <w:unhideWhenUsed/>
    <w:rsid w:val="00DD2721"/>
    <w:pPr>
      <w:ind w:firstLine="360"/>
    </w:pPr>
    <w:rPr>
      <w:rFonts w:cs="Times New Roman"/>
      <w:sz w:val="22"/>
      <w:szCs w:val="24"/>
    </w:rPr>
  </w:style>
  <w:style w:type="character" w:customStyle="1" w:styleId="BodyTextChar">
    <w:name w:val="Body Text Char"/>
    <w:basedOn w:val="DefaultParagraphFont"/>
    <w:link w:val="BodyText"/>
    <w:semiHidden/>
    <w:rsid w:val="00DD2721"/>
    <w:rPr>
      <w:rFonts w:ascii="Tahoma" w:hAnsi="Tahoma" w:cs="Tahoma"/>
    </w:rPr>
  </w:style>
  <w:style w:type="character" w:customStyle="1" w:styleId="BodyTextFirstIndentChar">
    <w:name w:val="Body Text First Indent Char"/>
    <w:basedOn w:val="BodyTextChar"/>
    <w:link w:val="BodyTextFirstIndent"/>
    <w:rsid w:val="00DD2721"/>
    <w:rPr>
      <w:rFonts w:ascii="Tahoma" w:hAnsi="Tahoma" w:cs="Tahoma"/>
    </w:rPr>
  </w:style>
  <w:style w:type="character" w:styleId="CommentReference">
    <w:name w:val="annotation reference"/>
    <w:basedOn w:val="DefaultParagraphFont"/>
    <w:uiPriority w:val="99"/>
    <w:semiHidden/>
    <w:unhideWhenUsed/>
    <w:rsid w:val="00E3563A"/>
    <w:rPr>
      <w:sz w:val="16"/>
      <w:szCs w:val="16"/>
    </w:rPr>
  </w:style>
  <w:style w:type="paragraph" w:styleId="CommentText">
    <w:name w:val="annotation text"/>
    <w:basedOn w:val="Normal"/>
    <w:link w:val="CommentTextChar"/>
    <w:uiPriority w:val="99"/>
    <w:unhideWhenUsed/>
    <w:rsid w:val="00E3563A"/>
    <w:rPr>
      <w:sz w:val="20"/>
      <w:szCs w:val="20"/>
    </w:rPr>
  </w:style>
  <w:style w:type="character" w:customStyle="1" w:styleId="CommentTextChar">
    <w:name w:val="Comment Text Char"/>
    <w:basedOn w:val="DefaultParagraphFont"/>
    <w:link w:val="CommentText"/>
    <w:uiPriority w:val="99"/>
    <w:rsid w:val="00E3563A"/>
    <w:rPr>
      <w:rFonts w:ascii="Tahoma" w:hAnsi="Tahoma"/>
    </w:rPr>
  </w:style>
  <w:style w:type="paragraph" w:styleId="CommentSubject">
    <w:name w:val="annotation subject"/>
    <w:basedOn w:val="CommentText"/>
    <w:next w:val="CommentText"/>
    <w:link w:val="CommentSubjectChar"/>
    <w:uiPriority w:val="99"/>
    <w:semiHidden/>
    <w:unhideWhenUsed/>
    <w:rsid w:val="00670FCA"/>
    <w:rPr>
      <w:b/>
      <w:bCs/>
    </w:rPr>
  </w:style>
  <w:style w:type="character" w:customStyle="1" w:styleId="CommentSubjectChar">
    <w:name w:val="Comment Subject Char"/>
    <w:basedOn w:val="CommentTextChar"/>
    <w:link w:val="CommentSubject"/>
    <w:uiPriority w:val="99"/>
    <w:semiHidden/>
    <w:rsid w:val="00670FCA"/>
    <w:rPr>
      <w:rFonts w:ascii="Tahoma" w:hAnsi="Tahoma"/>
      <w:b/>
      <w:bCs/>
    </w:rPr>
  </w:style>
  <w:style w:type="character" w:customStyle="1" w:styleId="email-address1">
    <w:name w:val="email-address1"/>
    <w:basedOn w:val="DefaultParagraphFont"/>
    <w:rsid w:val="00423102"/>
    <w:rPr>
      <w:b w:val="0"/>
      <w:bCs w:val="0"/>
      <w:strike w:val="0"/>
      <w:dstrike w:val="0"/>
      <w:color w:val="1892CE"/>
      <w:u w:val="none"/>
      <w:effect w:val="none"/>
    </w:rPr>
  </w:style>
  <w:style w:type="character" w:styleId="UnresolvedMention">
    <w:name w:val="Unresolved Mention"/>
    <w:basedOn w:val="DefaultParagraphFont"/>
    <w:uiPriority w:val="99"/>
    <w:semiHidden/>
    <w:unhideWhenUsed/>
    <w:rsid w:val="00EC7625"/>
    <w:rPr>
      <w:color w:val="605E5C"/>
      <w:shd w:val="clear" w:color="auto" w:fill="E1DFDD"/>
    </w:rPr>
  </w:style>
  <w:style w:type="paragraph" w:customStyle="1" w:styleId="TableParagraph">
    <w:name w:val="Table Paragraph"/>
    <w:basedOn w:val="Normal"/>
    <w:uiPriority w:val="1"/>
    <w:semiHidden/>
    <w:rsid w:val="009A3C86"/>
    <w:pPr>
      <w:autoSpaceDE w:val="0"/>
      <w:autoSpaceDN w:val="0"/>
      <w:spacing w:before="29"/>
      <w:ind w:left="21"/>
    </w:pPr>
    <w:rPr>
      <w:rFonts w:ascii="Arial" w:eastAsiaTheme="minorHAnsi" w:hAnsi="Arial" w:cs="Arial"/>
      <w:szCs w:val="22"/>
      <w:lang w:val="en-GB" w:eastAsia="en-GB"/>
    </w:rPr>
  </w:style>
  <w:style w:type="character" w:styleId="PlaceholderText">
    <w:name w:val="Placeholder Text"/>
    <w:basedOn w:val="DefaultParagraphFont"/>
    <w:uiPriority w:val="99"/>
    <w:semiHidden/>
    <w:rsid w:val="00AA5201"/>
    <w:rPr>
      <w:color w:val="808080"/>
    </w:rPr>
  </w:style>
  <w:style w:type="paragraph" w:styleId="Revision">
    <w:name w:val="Revision"/>
    <w:hidden/>
    <w:uiPriority w:val="99"/>
    <w:semiHidden/>
    <w:rsid w:val="005968AB"/>
    <w:rPr>
      <w:rFonts w:ascii="Tahoma" w:hAnsi="Tahoma"/>
      <w:sz w:val="22"/>
      <w:szCs w:val="24"/>
    </w:rPr>
  </w:style>
  <w:style w:type="table" w:styleId="TableGrid">
    <w:name w:val="Table Grid"/>
    <w:basedOn w:val="TableNormal"/>
    <w:uiPriority w:val="59"/>
    <w:rsid w:val="003B7C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FA2DF9"/>
    <w:pPr>
      <w:numPr>
        <w:numId w:val="4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7377">
      <w:bodyDiv w:val="1"/>
      <w:marLeft w:val="0"/>
      <w:marRight w:val="0"/>
      <w:marTop w:val="0"/>
      <w:marBottom w:val="0"/>
      <w:divBdr>
        <w:top w:val="none" w:sz="0" w:space="0" w:color="auto"/>
        <w:left w:val="none" w:sz="0" w:space="0" w:color="auto"/>
        <w:bottom w:val="none" w:sz="0" w:space="0" w:color="auto"/>
        <w:right w:val="none" w:sz="0" w:space="0" w:color="auto"/>
      </w:divBdr>
    </w:div>
    <w:div w:id="103229589">
      <w:bodyDiv w:val="1"/>
      <w:marLeft w:val="0"/>
      <w:marRight w:val="0"/>
      <w:marTop w:val="0"/>
      <w:marBottom w:val="0"/>
      <w:divBdr>
        <w:top w:val="none" w:sz="0" w:space="0" w:color="auto"/>
        <w:left w:val="none" w:sz="0" w:space="0" w:color="auto"/>
        <w:bottom w:val="none" w:sz="0" w:space="0" w:color="auto"/>
        <w:right w:val="none" w:sz="0" w:space="0" w:color="auto"/>
      </w:divBdr>
    </w:div>
    <w:div w:id="151020402">
      <w:bodyDiv w:val="1"/>
      <w:marLeft w:val="0"/>
      <w:marRight w:val="0"/>
      <w:marTop w:val="0"/>
      <w:marBottom w:val="0"/>
      <w:divBdr>
        <w:top w:val="none" w:sz="0" w:space="0" w:color="auto"/>
        <w:left w:val="none" w:sz="0" w:space="0" w:color="auto"/>
        <w:bottom w:val="none" w:sz="0" w:space="0" w:color="auto"/>
        <w:right w:val="none" w:sz="0" w:space="0" w:color="auto"/>
      </w:divBdr>
    </w:div>
    <w:div w:id="208151025">
      <w:bodyDiv w:val="1"/>
      <w:marLeft w:val="0"/>
      <w:marRight w:val="0"/>
      <w:marTop w:val="0"/>
      <w:marBottom w:val="0"/>
      <w:divBdr>
        <w:top w:val="none" w:sz="0" w:space="0" w:color="auto"/>
        <w:left w:val="none" w:sz="0" w:space="0" w:color="auto"/>
        <w:bottom w:val="none" w:sz="0" w:space="0" w:color="auto"/>
        <w:right w:val="none" w:sz="0" w:space="0" w:color="auto"/>
      </w:divBdr>
    </w:div>
    <w:div w:id="216867682">
      <w:bodyDiv w:val="1"/>
      <w:marLeft w:val="0"/>
      <w:marRight w:val="0"/>
      <w:marTop w:val="0"/>
      <w:marBottom w:val="0"/>
      <w:divBdr>
        <w:top w:val="none" w:sz="0" w:space="0" w:color="auto"/>
        <w:left w:val="none" w:sz="0" w:space="0" w:color="auto"/>
        <w:bottom w:val="none" w:sz="0" w:space="0" w:color="auto"/>
        <w:right w:val="none" w:sz="0" w:space="0" w:color="auto"/>
      </w:divBdr>
    </w:div>
    <w:div w:id="470174625">
      <w:bodyDiv w:val="1"/>
      <w:marLeft w:val="0"/>
      <w:marRight w:val="0"/>
      <w:marTop w:val="0"/>
      <w:marBottom w:val="0"/>
      <w:divBdr>
        <w:top w:val="none" w:sz="0" w:space="0" w:color="auto"/>
        <w:left w:val="none" w:sz="0" w:space="0" w:color="auto"/>
        <w:bottom w:val="none" w:sz="0" w:space="0" w:color="auto"/>
        <w:right w:val="none" w:sz="0" w:space="0" w:color="auto"/>
      </w:divBdr>
    </w:div>
    <w:div w:id="502211469">
      <w:bodyDiv w:val="1"/>
      <w:marLeft w:val="0"/>
      <w:marRight w:val="0"/>
      <w:marTop w:val="0"/>
      <w:marBottom w:val="0"/>
      <w:divBdr>
        <w:top w:val="none" w:sz="0" w:space="0" w:color="auto"/>
        <w:left w:val="none" w:sz="0" w:space="0" w:color="auto"/>
        <w:bottom w:val="none" w:sz="0" w:space="0" w:color="auto"/>
        <w:right w:val="none" w:sz="0" w:space="0" w:color="auto"/>
      </w:divBdr>
    </w:div>
    <w:div w:id="567693879">
      <w:bodyDiv w:val="1"/>
      <w:marLeft w:val="0"/>
      <w:marRight w:val="0"/>
      <w:marTop w:val="0"/>
      <w:marBottom w:val="0"/>
      <w:divBdr>
        <w:top w:val="none" w:sz="0" w:space="0" w:color="auto"/>
        <w:left w:val="none" w:sz="0" w:space="0" w:color="auto"/>
        <w:bottom w:val="none" w:sz="0" w:space="0" w:color="auto"/>
        <w:right w:val="none" w:sz="0" w:space="0" w:color="auto"/>
      </w:divBdr>
    </w:div>
    <w:div w:id="595751721">
      <w:bodyDiv w:val="1"/>
      <w:marLeft w:val="0"/>
      <w:marRight w:val="0"/>
      <w:marTop w:val="0"/>
      <w:marBottom w:val="0"/>
      <w:divBdr>
        <w:top w:val="none" w:sz="0" w:space="0" w:color="auto"/>
        <w:left w:val="none" w:sz="0" w:space="0" w:color="auto"/>
        <w:bottom w:val="none" w:sz="0" w:space="0" w:color="auto"/>
        <w:right w:val="none" w:sz="0" w:space="0" w:color="auto"/>
      </w:divBdr>
    </w:div>
    <w:div w:id="968439534">
      <w:bodyDiv w:val="1"/>
      <w:marLeft w:val="0"/>
      <w:marRight w:val="0"/>
      <w:marTop w:val="0"/>
      <w:marBottom w:val="0"/>
      <w:divBdr>
        <w:top w:val="none" w:sz="0" w:space="0" w:color="auto"/>
        <w:left w:val="none" w:sz="0" w:space="0" w:color="auto"/>
        <w:bottom w:val="none" w:sz="0" w:space="0" w:color="auto"/>
        <w:right w:val="none" w:sz="0" w:space="0" w:color="auto"/>
      </w:divBdr>
      <w:divsChild>
        <w:div w:id="1373193412">
          <w:marLeft w:val="0"/>
          <w:marRight w:val="0"/>
          <w:marTop w:val="0"/>
          <w:marBottom w:val="0"/>
          <w:divBdr>
            <w:top w:val="none" w:sz="0" w:space="0" w:color="auto"/>
            <w:left w:val="none" w:sz="0" w:space="0" w:color="auto"/>
            <w:bottom w:val="none" w:sz="0" w:space="0" w:color="auto"/>
            <w:right w:val="none" w:sz="0" w:space="0" w:color="auto"/>
          </w:divBdr>
          <w:divsChild>
            <w:div w:id="11229085">
              <w:marLeft w:val="0"/>
              <w:marRight w:val="0"/>
              <w:marTop w:val="0"/>
              <w:marBottom w:val="0"/>
              <w:divBdr>
                <w:top w:val="none" w:sz="0" w:space="0" w:color="auto"/>
                <w:left w:val="none" w:sz="0" w:space="0" w:color="auto"/>
                <w:bottom w:val="none" w:sz="0" w:space="0" w:color="auto"/>
                <w:right w:val="none" w:sz="0" w:space="0" w:color="auto"/>
              </w:divBdr>
              <w:divsChild>
                <w:div w:id="1445343988">
                  <w:marLeft w:val="0"/>
                  <w:marRight w:val="0"/>
                  <w:marTop w:val="0"/>
                  <w:marBottom w:val="0"/>
                  <w:divBdr>
                    <w:top w:val="none" w:sz="0" w:space="0" w:color="auto"/>
                    <w:left w:val="none" w:sz="0" w:space="0" w:color="auto"/>
                    <w:bottom w:val="none" w:sz="0" w:space="0" w:color="auto"/>
                    <w:right w:val="none" w:sz="0" w:space="0" w:color="auto"/>
                  </w:divBdr>
                </w:div>
                <w:div w:id="16708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06025">
          <w:marLeft w:val="0"/>
          <w:marRight w:val="0"/>
          <w:marTop w:val="0"/>
          <w:marBottom w:val="0"/>
          <w:divBdr>
            <w:top w:val="none" w:sz="0" w:space="0" w:color="auto"/>
            <w:left w:val="none" w:sz="0" w:space="0" w:color="auto"/>
            <w:bottom w:val="none" w:sz="0" w:space="0" w:color="auto"/>
            <w:right w:val="none" w:sz="0" w:space="0" w:color="auto"/>
          </w:divBdr>
          <w:divsChild>
            <w:div w:id="51003421">
              <w:marLeft w:val="0"/>
              <w:marRight w:val="0"/>
              <w:marTop w:val="0"/>
              <w:marBottom w:val="0"/>
              <w:divBdr>
                <w:top w:val="none" w:sz="0" w:space="0" w:color="auto"/>
                <w:left w:val="none" w:sz="0" w:space="0" w:color="auto"/>
                <w:bottom w:val="none" w:sz="0" w:space="0" w:color="auto"/>
                <w:right w:val="none" w:sz="0" w:space="0" w:color="auto"/>
              </w:divBdr>
              <w:divsChild>
                <w:div w:id="681593182">
                  <w:marLeft w:val="0"/>
                  <w:marRight w:val="0"/>
                  <w:marTop w:val="0"/>
                  <w:marBottom w:val="0"/>
                  <w:divBdr>
                    <w:top w:val="none" w:sz="0" w:space="0" w:color="auto"/>
                    <w:left w:val="none" w:sz="0" w:space="0" w:color="auto"/>
                    <w:bottom w:val="none" w:sz="0" w:space="0" w:color="auto"/>
                    <w:right w:val="none" w:sz="0" w:space="0" w:color="auto"/>
                  </w:divBdr>
                </w:div>
                <w:div w:id="10919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0226">
          <w:marLeft w:val="0"/>
          <w:marRight w:val="0"/>
          <w:marTop w:val="0"/>
          <w:marBottom w:val="0"/>
          <w:divBdr>
            <w:top w:val="none" w:sz="0" w:space="0" w:color="auto"/>
            <w:left w:val="none" w:sz="0" w:space="0" w:color="auto"/>
            <w:bottom w:val="none" w:sz="0" w:space="0" w:color="auto"/>
            <w:right w:val="none" w:sz="0" w:space="0" w:color="auto"/>
          </w:divBdr>
          <w:divsChild>
            <w:div w:id="2050107101">
              <w:marLeft w:val="0"/>
              <w:marRight w:val="0"/>
              <w:marTop w:val="0"/>
              <w:marBottom w:val="0"/>
              <w:divBdr>
                <w:top w:val="none" w:sz="0" w:space="0" w:color="auto"/>
                <w:left w:val="none" w:sz="0" w:space="0" w:color="auto"/>
                <w:bottom w:val="none" w:sz="0" w:space="0" w:color="auto"/>
                <w:right w:val="none" w:sz="0" w:space="0" w:color="auto"/>
              </w:divBdr>
              <w:divsChild>
                <w:div w:id="1543983162">
                  <w:marLeft w:val="0"/>
                  <w:marRight w:val="0"/>
                  <w:marTop w:val="0"/>
                  <w:marBottom w:val="0"/>
                  <w:divBdr>
                    <w:top w:val="none" w:sz="0" w:space="0" w:color="auto"/>
                    <w:left w:val="none" w:sz="0" w:space="0" w:color="auto"/>
                    <w:bottom w:val="none" w:sz="0" w:space="0" w:color="auto"/>
                    <w:right w:val="none" w:sz="0" w:space="0" w:color="auto"/>
                  </w:divBdr>
                </w:div>
                <w:div w:id="17516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48840">
          <w:marLeft w:val="0"/>
          <w:marRight w:val="0"/>
          <w:marTop w:val="0"/>
          <w:marBottom w:val="0"/>
          <w:divBdr>
            <w:top w:val="none" w:sz="0" w:space="0" w:color="auto"/>
            <w:left w:val="none" w:sz="0" w:space="0" w:color="auto"/>
            <w:bottom w:val="none" w:sz="0" w:space="0" w:color="auto"/>
            <w:right w:val="none" w:sz="0" w:space="0" w:color="auto"/>
          </w:divBdr>
          <w:divsChild>
            <w:div w:id="474759640">
              <w:marLeft w:val="0"/>
              <w:marRight w:val="0"/>
              <w:marTop w:val="0"/>
              <w:marBottom w:val="0"/>
              <w:divBdr>
                <w:top w:val="none" w:sz="0" w:space="0" w:color="auto"/>
                <w:left w:val="none" w:sz="0" w:space="0" w:color="auto"/>
                <w:bottom w:val="none" w:sz="0" w:space="0" w:color="auto"/>
                <w:right w:val="none" w:sz="0" w:space="0" w:color="auto"/>
              </w:divBdr>
              <w:divsChild>
                <w:div w:id="668024475">
                  <w:marLeft w:val="0"/>
                  <w:marRight w:val="0"/>
                  <w:marTop w:val="0"/>
                  <w:marBottom w:val="0"/>
                  <w:divBdr>
                    <w:top w:val="none" w:sz="0" w:space="0" w:color="auto"/>
                    <w:left w:val="none" w:sz="0" w:space="0" w:color="auto"/>
                    <w:bottom w:val="none" w:sz="0" w:space="0" w:color="auto"/>
                    <w:right w:val="none" w:sz="0" w:space="0" w:color="auto"/>
                  </w:divBdr>
                </w:div>
                <w:div w:id="175023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291599">
      <w:bodyDiv w:val="1"/>
      <w:marLeft w:val="0"/>
      <w:marRight w:val="0"/>
      <w:marTop w:val="0"/>
      <w:marBottom w:val="0"/>
      <w:divBdr>
        <w:top w:val="none" w:sz="0" w:space="0" w:color="auto"/>
        <w:left w:val="none" w:sz="0" w:space="0" w:color="auto"/>
        <w:bottom w:val="none" w:sz="0" w:space="0" w:color="auto"/>
        <w:right w:val="none" w:sz="0" w:space="0" w:color="auto"/>
      </w:divBdr>
    </w:div>
    <w:div w:id="995377193">
      <w:bodyDiv w:val="1"/>
      <w:marLeft w:val="0"/>
      <w:marRight w:val="0"/>
      <w:marTop w:val="0"/>
      <w:marBottom w:val="0"/>
      <w:divBdr>
        <w:top w:val="none" w:sz="0" w:space="0" w:color="auto"/>
        <w:left w:val="none" w:sz="0" w:space="0" w:color="auto"/>
        <w:bottom w:val="none" w:sz="0" w:space="0" w:color="auto"/>
        <w:right w:val="none" w:sz="0" w:space="0" w:color="auto"/>
      </w:divBdr>
    </w:div>
    <w:div w:id="1034042419">
      <w:bodyDiv w:val="1"/>
      <w:marLeft w:val="0"/>
      <w:marRight w:val="0"/>
      <w:marTop w:val="0"/>
      <w:marBottom w:val="0"/>
      <w:divBdr>
        <w:top w:val="none" w:sz="0" w:space="0" w:color="auto"/>
        <w:left w:val="none" w:sz="0" w:space="0" w:color="auto"/>
        <w:bottom w:val="none" w:sz="0" w:space="0" w:color="auto"/>
        <w:right w:val="none" w:sz="0" w:space="0" w:color="auto"/>
      </w:divBdr>
    </w:div>
    <w:div w:id="1201355076">
      <w:bodyDiv w:val="1"/>
      <w:marLeft w:val="0"/>
      <w:marRight w:val="0"/>
      <w:marTop w:val="0"/>
      <w:marBottom w:val="0"/>
      <w:divBdr>
        <w:top w:val="none" w:sz="0" w:space="0" w:color="auto"/>
        <w:left w:val="none" w:sz="0" w:space="0" w:color="auto"/>
        <w:bottom w:val="none" w:sz="0" w:space="0" w:color="auto"/>
        <w:right w:val="none" w:sz="0" w:space="0" w:color="auto"/>
      </w:divBdr>
    </w:div>
    <w:div w:id="1260017908">
      <w:bodyDiv w:val="1"/>
      <w:marLeft w:val="0"/>
      <w:marRight w:val="0"/>
      <w:marTop w:val="0"/>
      <w:marBottom w:val="0"/>
      <w:divBdr>
        <w:top w:val="none" w:sz="0" w:space="0" w:color="auto"/>
        <w:left w:val="none" w:sz="0" w:space="0" w:color="auto"/>
        <w:bottom w:val="none" w:sz="0" w:space="0" w:color="auto"/>
        <w:right w:val="none" w:sz="0" w:space="0" w:color="auto"/>
      </w:divBdr>
    </w:div>
    <w:div w:id="1307784510">
      <w:bodyDiv w:val="1"/>
      <w:marLeft w:val="0"/>
      <w:marRight w:val="0"/>
      <w:marTop w:val="0"/>
      <w:marBottom w:val="0"/>
      <w:divBdr>
        <w:top w:val="none" w:sz="0" w:space="0" w:color="auto"/>
        <w:left w:val="none" w:sz="0" w:space="0" w:color="auto"/>
        <w:bottom w:val="none" w:sz="0" w:space="0" w:color="auto"/>
        <w:right w:val="none" w:sz="0" w:space="0" w:color="auto"/>
      </w:divBdr>
    </w:div>
    <w:div w:id="1370102737">
      <w:bodyDiv w:val="1"/>
      <w:marLeft w:val="0"/>
      <w:marRight w:val="0"/>
      <w:marTop w:val="0"/>
      <w:marBottom w:val="0"/>
      <w:divBdr>
        <w:top w:val="none" w:sz="0" w:space="0" w:color="auto"/>
        <w:left w:val="none" w:sz="0" w:space="0" w:color="auto"/>
        <w:bottom w:val="none" w:sz="0" w:space="0" w:color="auto"/>
        <w:right w:val="none" w:sz="0" w:space="0" w:color="auto"/>
      </w:divBdr>
    </w:div>
    <w:div w:id="1576085901">
      <w:bodyDiv w:val="1"/>
      <w:marLeft w:val="0"/>
      <w:marRight w:val="0"/>
      <w:marTop w:val="0"/>
      <w:marBottom w:val="0"/>
      <w:divBdr>
        <w:top w:val="none" w:sz="0" w:space="0" w:color="auto"/>
        <w:left w:val="none" w:sz="0" w:space="0" w:color="auto"/>
        <w:bottom w:val="none" w:sz="0" w:space="0" w:color="auto"/>
        <w:right w:val="none" w:sz="0" w:space="0" w:color="auto"/>
      </w:divBdr>
    </w:div>
    <w:div w:id="1612937174">
      <w:bodyDiv w:val="1"/>
      <w:marLeft w:val="0"/>
      <w:marRight w:val="0"/>
      <w:marTop w:val="0"/>
      <w:marBottom w:val="0"/>
      <w:divBdr>
        <w:top w:val="none" w:sz="0" w:space="0" w:color="auto"/>
        <w:left w:val="none" w:sz="0" w:space="0" w:color="auto"/>
        <w:bottom w:val="none" w:sz="0" w:space="0" w:color="auto"/>
        <w:right w:val="none" w:sz="0" w:space="0" w:color="auto"/>
      </w:divBdr>
    </w:div>
    <w:div w:id="1644381754">
      <w:bodyDiv w:val="1"/>
      <w:marLeft w:val="0"/>
      <w:marRight w:val="0"/>
      <w:marTop w:val="0"/>
      <w:marBottom w:val="0"/>
      <w:divBdr>
        <w:top w:val="none" w:sz="0" w:space="0" w:color="auto"/>
        <w:left w:val="none" w:sz="0" w:space="0" w:color="auto"/>
        <w:bottom w:val="none" w:sz="0" w:space="0" w:color="auto"/>
        <w:right w:val="none" w:sz="0" w:space="0" w:color="auto"/>
      </w:divBdr>
    </w:div>
    <w:div w:id="1938247334">
      <w:bodyDiv w:val="1"/>
      <w:marLeft w:val="0"/>
      <w:marRight w:val="0"/>
      <w:marTop w:val="0"/>
      <w:marBottom w:val="0"/>
      <w:divBdr>
        <w:top w:val="none" w:sz="0" w:space="0" w:color="auto"/>
        <w:left w:val="none" w:sz="0" w:space="0" w:color="auto"/>
        <w:bottom w:val="none" w:sz="0" w:space="0" w:color="auto"/>
        <w:right w:val="none" w:sz="0" w:space="0" w:color="auto"/>
      </w:divBdr>
    </w:div>
    <w:div w:id="2003242426">
      <w:bodyDiv w:val="1"/>
      <w:marLeft w:val="0"/>
      <w:marRight w:val="0"/>
      <w:marTop w:val="0"/>
      <w:marBottom w:val="0"/>
      <w:divBdr>
        <w:top w:val="none" w:sz="0" w:space="0" w:color="auto"/>
        <w:left w:val="none" w:sz="0" w:space="0" w:color="auto"/>
        <w:bottom w:val="none" w:sz="0" w:space="0" w:color="auto"/>
        <w:right w:val="none" w:sz="0" w:space="0" w:color="auto"/>
      </w:divBdr>
    </w:div>
    <w:div w:id="212337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A65B2FA-BB1B-4C19-9FE3-870BCE8A0704}"/>
      </w:docPartPr>
      <w:docPartBody>
        <w:p w:rsidR="00B9433E" w:rsidRDefault="008C29F5">
          <w:r w:rsidRPr="000401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gency FB">
    <w:panose1 w:val="020B0503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9F5"/>
    <w:rsid w:val="00027846"/>
    <w:rsid w:val="00027BF4"/>
    <w:rsid w:val="000550FC"/>
    <w:rsid w:val="00080688"/>
    <w:rsid w:val="000A2C92"/>
    <w:rsid w:val="00101573"/>
    <w:rsid w:val="0012768D"/>
    <w:rsid w:val="00226CB2"/>
    <w:rsid w:val="00293D76"/>
    <w:rsid w:val="00356F48"/>
    <w:rsid w:val="003F426B"/>
    <w:rsid w:val="004D11CF"/>
    <w:rsid w:val="005167DA"/>
    <w:rsid w:val="00583E3A"/>
    <w:rsid w:val="005A56A0"/>
    <w:rsid w:val="0064575D"/>
    <w:rsid w:val="00695861"/>
    <w:rsid w:val="0069614F"/>
    <w:rsid w:val="006971BC"/>
    <w:rsid w:val="006F5508"/>
    <w:rsid w:val="00707ABF"/>
    <w:rsid w:val="00777F98"/>
    <w:rsid w:val="007C4D82"/>
    <w:rsid w:val="008B2CC5"/>
    <w:rsid w:val="008C29F5"/>
    <w:rsid w:val="00906510"/>
    <w:rsid w:val="009D4580"/>
    <w:rsid w:val="009E2DCD"/>
    <w:rsid w:val="00A05ED9"/>
    <w:rsid w:val="00AD3FC2"/>
    <w:rsid w:val="00B1683D"/>
    <w:rsid w:val="00B221F7"/>
    <w:rsid w:val="00B2297C"/>
    <w:rsid w:val="00B9433E"/>
    <w:rsid w:val="00BC3578"/>
    <w:rsid w:val="00C46989"/>
    <w:rsid w:val="00C7668B"/>
    <w:rsid w:val="00CB6AEA"/>
    <w:rsid w:val="00CC5E61"/>
    <w:rsid w:val="00CE656E"/>
    <w:rsid w:val="00D37075"/>
    <w:rsid w:val="00D66F04"/>
    <w:rsid w:val="00D8333D"/>
    <w:rsid w:val="00E07778"/>
    <w:rsid w:val="00E31890"/>
    <w:rsid w:val="00E44B5B"/>
    <w:rsid w:val="00E95C11"/>
    <w:rsid w:val="00EB495A"/>
    <w:rsid w:val="00ED0917"/>
    <w:rsid w:val="00F57902"/>
    <w:rsid w:val="00FB645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B645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5B0B84-3306-4A7A-AC74-8CF855406D1C}">
  <we:reference id="wa104381028" version="3.0.0.0" store="en-US" storeType="OMEX"/>
  <we:alternateReferences>
    <we:reference id="wa104381028" version="3.0.0.0" store="" storeType="OMEX"/>
  </we:alternateReferences>
  <we:properties>
    <we:property name="documentId" value="&quot;63cf9721-f0cc-46b3-b52f-5795c65b471e&quot;"/>
    <we:property name="fieldListItems" value="[{&quot;id&quot;:0,&quot;selected&quot;:false,&quot;values&quot;:{&quot;value&quot;:&quot;Cashco Financial Inc.&quot;,&quot;valueFormatted&quot;:&quot;&quot;,&quot;defaultValue&quot;:&quot;&quot;,&quot;field&quot;:&quot;Client Company&quot;,&quot;type&quot;:&quot;Single line text&quot;,&quot;fieldTypeRef&quot;:&quot;TEXT&quot;,&quot;blueElkMetadataRef&quot;:{},&quot;blueElkFieldTypeRef&quot;:&quot;BRACKETED&quot;,&quot;bindingIds&quot;:[&quot;5bb535e2-ff3a-4e0f-b986-de983f521d1d&quot;,&quot;a3a8886c-b913-487d-9e4a-a7a52ecd59e4&quot;,&quot;c66bb023-8951-414d-82ec-4c20f3ae18c9&quot;,&quot;6b6ddc57-b4e8-496d-b904-e836c3c1d9c4&quot;,&quot;ead646f8-6938-4c1e-8e85-73d588a3f7e5&quot;,&quot;efa36ede-cbcb-4b08-8e06-905e5ecd5b90&quot;,&quot;8e24af39-62fb-405f-800c-02b4501a2a3f&quot;,&quot;1d8591c7-3873-4f08-b758-9808cbc8104b&quot;]}},{&quot;id&quot;:1,&quot;selected&quot;:false,&quot;values&quot;:{&quot;value&quot;:&quot;4803 87 St NW #200, Edmonton, AB T6E 0V3, Canada&quot;,&quot;valueFormatted&quot;:&quot;&quot;,&quot;defaultValue&quot;:&quot;&quot;,&quot;field&quot;:&quot;Client Address&quot;,&quot;type&quot;:&quot;Single line text&quot;,&quot;fieldTypeRef&quot;:&quot;TEXT&quot;,&quot;blueElkMetadataRef&quot;:{},&quot;blueElkFieldTypeRef&quot;:&quot;BRACKETED&quot;,&quot;bindingIds&quot;:[&quot;da42d76b-7510-43f3-8e18-8c569c26623b&quot;,&quot;d8ba94b6-d01e-4cce-a3e9-4d75a4ac81c3&quot;,&quot;313cdc04-67a4-4113-b684-66cc33d16513&quot;,&quot;af9c1fd6-8f04-4114-88c9-2a6ffad04fbf&quot;,&quot;d252f471-cad5-4bf8-82c0-afd87c07fd14&quot;,&quot;acf45570-5e98-410b-984d-d2bcc57143d1&quot;]}},{&quot;id&quot;:2,&quot;selected&quot;:false,&quot;values&quot;:{&quot;value&quot;:&quot;STS Capital Partners Inc&quot;,&quot;valueFormatted&quot;:&quot;&quot;,&quot;defaultValue&quot;:&quot;&quot;,&quot;field&quot;:&quot;STS Entity&quot;,&quot;type&quot;:&quot;Single select&quot;,&quot;fieldTypeRef&quot;:&quot;SINGLE_SELECT&quot;,&quot;blueElkMetadataRef&quot;:{},&quot;blueElkFieldTypeRef&quot;:&quot;BRACKETED&quot;,&quot;bindingIds&quot;:[&quot;86eb45e7-99f8-4a4e-9043-e8ae856ccbeb&quot;,&quot;5fb75c56-77cd-4e91-b7d0-204efd3d251c&quot;,&quot;ebb70187-1b17-427a-8b7e-7d43bb6ec9f2&quot;,&quot;f45f7aa2-f8e2-4363-ac57-4b16986083b4&quot;,&quot;054d2c33-2abc-4a75-b11c-4df2684f7988&quot;,&quot;63aec7b7-c2bc-4197-9944-6690f4e7aff5&quot;,&quot;2b5f3f27-76de-4c88-be9b-5f7dea6bd263&quot;,&quot;7912b699-6229-4b47-a079-f1e1dd822d9e&quot;,&quot;5a31ab49-215a-4e44-ac1f-afebab030997&quot;],&quot;singleSelectOptions&quot;:[{&quot;key&quot;:1,&quot;value&quot;:&quot;STS Capital Partners M&amp;A Advisers Inc&quot;,&quot;isRequired&quot;:true,&quot;text&quot;:&quot;STS Capital Partners M&amp;A Advisers Inc&quot;},{&quot;key&quot;:2,&quot;value&quot;:&quot;STS Capital Partners Inc&quot;,&quot;isRequired&quot;:true,&quot;text&quot;:&quot;STS Capital Partners Inc&quot;},{&quot;key&quot;:3,&quot;value&quot;:&quot;STS Capital Partners International Inc&quot;,&quot;isRequired&quot;:false,&quot;text&quot;:&quot;STS Capital Partners International Inc&quot;}]}},{&quot;id&quot;:3,&quot;selected&quot;:false,&quot;values&quot;:{&quot;value&quot;:&quot;$&quot;,&quot;valueFormatted&quot;:&quot;&quot;,&quot;defaultValue&quot;:&quot;&quot;,&quot;field&quot;:&quot;Currency Symbol&quot;,&quot;type&quot;:&quot;Single select&quot;,&quot;fieldTypeRef&quot;:&quot;SINGLE_SELECT&quot;,&quot;blueElkMetadataRef&quot;:{},&quot;blueElkFieldTypeRef&quot;:&quot;BRACKETED&quot;,&quot;bindingIds&quot;:[&quot;372f0959-9a49-4892-ba60-b2e9728d20ed&quot;,&quot;92557c62-b51d-46d5-ab0b-23037f55bb78&quot;,&quot;4ecad219-08eb-4314-bbfa-62f5a53c922e&quot;,&quot;fa37bf8e-a333-453e-bc08-419f8e5bda01&quot;,&quot;f57e331a-0fdc-4df3-9d75-f3836525ae1e&quot;,&quot;a116e161-8371-4792-ad27-35a14fb238a3&quot;,&quot;fbd0733c-dd91-479a-97d4-8b2f97fbc82e&quot;,&quot;1e8044cf-7cf0-4ce5-a209-237d314d66d9&quot;,&quot;b85b1d79-5521-41f0-b2ac-8e51d0eaad0b&quot;,&quot;9992e9b9-27bf-4006-8813-ebf10f3209e4&quot;,&quot;b6ea95b1-d1f8-4d94-9f7c-43096539fa25&quot;,&quot;720b62ea-3502-49e2-913e-79f7735f4a83&quot;,&quot;caee5e31-ec9f-4ec7-8151-35aa4a14abfe&quot;,&quot;a1082289-1464-4d5d-9ed2-d5104875a3b4&quot;,&quot;b766fd1b-b0f4-4db6-85a7-04711703478b&quot;,&quot;5397cdc3-b08d-40ec-8163-c24e41f3ccb6&quot;,&quot;e95a807d-c395-42e9-aca9-81b1f3f78a31&quot;,&quot;777d6687-de46-4e3f-ba81-656af9a76233&quot;,&quot;89060ac8-2daa-4a20-a747-a2621571662e&quot;,&quot;aee3bbc6-4b9b-42a9-b2cc-ab2b8675eee3&quot;,&quot;2a4aff0a-1461-4a54-9db0-063ec997654c&quot;,&quot;d43d8fb7-d29f-4104-b32d-d0a0912b803d&quot;,&quot;06bbe110-5272-4e21-a4e9-6aa55760eee3&quot;,&quot;9d4bd296-34d6-4173-b34a-7bf59b52fc96&quot;,&quot;c18f8811-dc9d-4f63-94fc-4ba38ad8dde8&quot;,&quot;cd414d34-d968-4467-9ff3-f46e77bf86d2&quot;,&quot;2bb71b70-05bc-44df-b864-f94579efa5b6&quot;,&quot;629facdc-309e-4ed3-b37f-8e0a84a0bd63&quot;,&quot;57ef3dcd-1a72-4d86-a9bc-5bc048bf1491&quot;,&quot;5565ef92-e848-4bfa-bb84-b2cce471cbef&quot;,&quot;9017bae4-7b6d-45b2-bb4b-4a9f0c79d776&quot;,&quot;8957c175-c14a-4658-a013-41b945dc00d4&quot;,&quot;3e5e91c4-39ed-44d7-8139-cb38fb25e152&quot;,&quot;3a3347da-fc9a-4868-9c68-ca40dc3582db&quot;],&quot;singleSelectOptions&quot;:[{&quot;key&quot;:1,&quot;value&quot;:&quot;$&quot;,&quot;isRequired&quot;:true,&quot;text&quot;:&quot;$&quot;},{&quot;key&quot;:2,&quot;value&quot;:&quot;£&quot;,&quot;isRequired&quot;:true,&quot;text&quot;:&quot;£&quot;},{&quot;key&quot;:3,&quot;value&quot;:&quot;€&quot;,&quot;isRequired&quot;:false,&quot;text&quot;:&quot;€&quot;}]}},{&quot;id&quot;:7,&quot;selected&quot;:false,&quot;values&quot;:{&quot;value&quot;:&quot;Canadian Dollars&quot;,&quot;valueFormatted&quot;:&quot;&quot;,&quot;defaultValue&quot;:&quot;&quot;,&quot;field&quot;:&quot;Currency&quot;,&quot;type&quot;:&quot;Single line text&quot;,&quot;fieldTypeRef&quot;:&quot;TEXT&quot;,&quot;blueElkMetadataRef&quot;:{},&quot;blueElkFieldTypeRef&quot;:&quot;BRACKETED&quot;,&quot;bindingIds&quot;:[&quot;c802cccf-72c8-4fd3-a5e0-d142cd8ed799&quot;,&quot;f5ff971e-9c5a-4b2a-96a7-36100feee8fd&quot;,&quot;ee50a78c-a9c5-4e4d-a00f-ffe7fbb15c93&quot;]}},{&quot;id&quot;:19,&quot;selected&quot;:false,&quot;values&quot;:{&quot;value&quot;:&quot;10,000&quot;,&quot;valueFormatted&quot;:&quot;&quot;,&quot;defaultValue&quot;:&quot;&quot;,&quot;description&quot;:&quot;&quot;,&quot;field&quot;:&quot;VM Monthly Fee - exclud currency symbol&quot;,&quot;type&quot;:&quot;Single line text&quot;,&quot;fieldTypeRef&quot;:&quot;TEXT&quot;,&quot;bindingIds&quot;:[&quot;a85a4e77-fa87-4c08-a18a-063e2af9cbec&quot;,&quot;ea901fee-cad6-45c5-ba07-865ca6147a59&quot;,&quot;8a7d6b37-1bde-4ebd-ac74-ebb0f937bef6&quot;,&quot;ad2c9c4d-758e-4809-9bfc-57f33306176b&quot;]}},{&quot;id&quot;:4,&quot;selected&quot;:false,&quot;values&quot;:{&quot;value&quot;:&quot;Tim Latimer&quot;,&quot;valueFormatted&quot;:&quot;&quot;,&quot;defaultValue&quot;:&quot;&quot;,&quot;field&quot;:&quot;Client Contact&quot;,&quot;type&quot;:&quot;Single line text&quot;,&quot;fieldTypeRef&quot;:&quot;TEXT&quot;,&quot;blueElkMetadataRef&quot;:{},&quot;blueElkFieldTypeRef&quot;:&quot;BRACKETED&quot;,&quot;bindingIds&quot;:[&quot;94f91b4a-a8c6-4df0-b3e4-279ddafdc3ae&quot;,&quot;25b28a38-9981-42ab-9ee0-96991f5a646a&quot;,&quot;457bfacc-e8de-4a43-85c9-c95a049938a6&quot;,&quot;d2d33278-f9df-4046-9ae9-dd56c53edfff&quot;,&quot;28c7c637-26fa-4bfd-bca0-36d04fdaba09&quot;,&quot;d5d3b5d0-2139-439c-983c-50b615543e2b&quot;]}},{&quot;id&quot;:5,&quot;selected&quot;:false,&quot;values&quot;:{&quot;value&quot;:&quot;tim@businessasaforceforgood.ca&quot;,&quot;valueFormatted&quot;:&quot;&quot;,&quot;defaultValue&quot;:&quot;&quot;,&quot;field&quot;:&quot;Client Contact Email&quot;,&quot;type&quot;:&quot;Single line text&quot;,&quot;fieldTypeRef&quot;:&quot;TEXT&quot;,&quot;blueElkMetadataRef&quot;:{},&quot;blueElkFieldTypeRef&quot;:&quot;BRACKETED&quot;,&quot;bindingIds&quot;:[&quot;9f3a6994-9bba-4909-bc76-3413ddc08f98&quot;,&quot;5f2dad95-0a2e-4bd8-a269-c274770472f1&quot;,&quot;9abf7c65-b935-4499-9f88-b04055b484ba&quot;]}},{&quot;id&quot;:6,&quot;selected&quot;:false,&quot;values&quot;:{&quot;value&quot;:&quot;&quot;,&quot;valueFormatted&quot;:&quot;&quot;,&quot;defaultValue&quot;:&quot;&quot;,&quot;field&quot;:&quot;Jurisdiction – Governing Law&quot;,&quot;type&quot;:&quot;Single line text&quot;,&quot;fieldTypeRef&quot;:&quot;TEXT&quot;,&quot;blueElkMetadataRef&quot;:{},&quot;blueElkFieldTypeRef&quot;:&quot;BRACKETED&quot;,&quot;bindingIds&quot;:[&quot;bb51d3c3-5a72-4e7a-be94-9712a491ae22&quot;,&quot;8ae44e0e-a7e3-4280-bbd6-f7bd7c85e52e&quot;,&quot;733eae6e-2fc1-4e81-8ef5-df23ad0a3f30&quot;,&quot;d580d789-e8c1-496a-8e3a-f11239477769&quot;],&quot;hidden&quot;:true}},{&quot;id&quot;:8,&quot;selected&quot;:false,&quot;values&quot;:{&quot;value&quot;:&quot;Founder&quot;,&quot;valueFormatted&quot;:&quot;&quot;,&quot;defaultValue&quot;:&quot;&quot;,&quot;field&quot;:&quot;Client Contact Title&quot;,&quot;type&quot;:&quot;Single line text&quot;,&quot;fieldTypeRef&quot;:&quot;TEXT&quot;,&quot;blueElkMetadataRef&quot;:{},&quot;blueElkFieldTypeRef&quot;:&quot;BRACKETED&quot;,&quot;bindingIds&quot;:[&quot;5a747d71-cd29-4372-b92a-1b5add5fe175&quot;,&quot;14645fdc-6894-45a1-b8a3-a5c59455301e&quot;,&quot;631448ec-69f6-46ea-b159-adeb90cc1c03&quot;]}},{&quot;id&quot;:9,&quot;selected&quot;:false,&quot;values&quot;:{&quot;value&quot;:&quot;[X]&quot;,&quot;valueFormatted&quot;:&quot;&quot;,&quot;defaultValue&quot;:&quot;&quot;,&quot;field&quot;:&quot;Majority Shareholder&quot;,&quot;type&quot;:&quot;Single line text&quot;,&quot;fieldTypeRef&quot;:&quot;TEXT&quot;,&quot;blueElkMetadataRef&quot;:{},&quot;blueElkFieldTypeRef&quot;:&quot;BRACKETED&quot;,&quot;bindingIds&quot;:[&quot;c9ccfbd6-bd7f-4a28-89fb-4b3beddb7eaf&quot;,&quot;e0001754-2c70-4f1b-bb54-269148999bc4&quot;]}},{&quot;id&quot;:10,&quot;selected&quot;:false,&quot;values&quot;:{&quot;value&quot;:&quot;7,500&quot;,&quot;valueFormatted&quot;:&quot;&quot;,&quot;defaultValue&quot;:&quot;&quot;,&quot;field&quot;:&quot;Sell-Side Monthly Fee - exclud currency symbol&quot;,&quot;type&quot;:&quot;Single line text&quot;,&quot;fieldTypeRef&quot;:&quot;TEXT&quot;,&quot;blueElkMetadataRef&quot;:{},&quot;blueElkFieldTypeRef&quot;:&quot;BRACKETED&quot;,&quot;bindingIds&quot;:[&quot;2f55faab-7554-48e2-bd1a-11007c6601a2&quot;,&quot;30574957-2ad5-407f-9385-a6d5f918cace&quot;]}},{&quot;id&quot;:11,&quot;selected&quot;:false,&quot;values&quot;:{&quot;value&quot;:&quot;1,200,000&quot;,&quot;valueFormatted&quot;:&quot;&quot;,&quot;defaultValue&quot;:&quot;&quot;,&quot;field&quot;:&quot;Minimum Success Fee - exclud currency symbol&quot;,&quot;type&quot;:&quot;Single line text&quot;,&quot;fieldTypeRef&quot;:&quot;TEXT&quot;,&quot;blueElkMetadataRef&quot;:{},&quot;blueElkFieldTypeRef&quot;:&quot;BRACKETED&quot;,&quot;bindingIds&quot;:[&quot;135a3604-73e8-4ab7-a7b1-eed5f1536d02&quot;,&quot;bfd0137e-7c5e-447d-b6fe-25e435a5e466&quot;]}},{&quot;id&quot;:12,&quot;selected&quot;:false,&quot;values&quot;:{&quot;value&quot;:&quot;March&quot;,&quot;valueFormatted&quot;:&quot;&quot;,&quot;defaultValue&quot;:&quot;&quot;,&quot;description&quot;:&quot;&quot;,&quot;field&quot;:&quot;Current Month&quot;,&quot;type&quot;:&quot;Single line text&quot;,&quot;fieldTypeRef&quot;:&quot;TEXT&quot;,&quot;bindingIds&quot;:[&quot;b64866da-2f76-4136-a7bd-e225d279e9c5&quot;,&quot;278a06d0-3c96-4628-88e1-ca353eb376f6&quot;]}},{&quot;id&quot;:13,&quot;selected&quot;:false,&quot;values&quot;:{&quot;value&quot;:&quot;2024&quot;,&quot;valueFormatted&quot;:&quot;&quot;,&quot;defaultValue&quot;:&quot;&quot;,&quot;description&quot;:&quot;&quot;,&quot;field&quot;:&quot;Current Year&quot;,&quot;type&quot;:&quot;Single line text&quot;,&quot;fieldTypeRef&quot;:&quot;TEXT&quot;,&quot;bindingIds&quot;:[&quot;adb946e4-f20a-4061-b305-68fdb4760043&quot;,&quot;b057b170-46d4-4aaf-8bcb-86ed981ac28d&quot;]}},{&quot;id&quot;:14,&quot;selected&quot;:false,&quot;values&quot;:{&quot;value&quot;:&quot;TBD&quot;,&quot;valueFormatted&quot;:&quot;&quot;,&quot;defaultValue&quot;:&quot;&quot;,&quot;description&quot;:&quot;&quot;,&quot;field&quot;:&quot;Success Fee Table&quot;,&quot;type&quot;:&quot;Multiline text&quot;,&quot;fieldTypeRef&quot;:&quot;MULTILINE_TEXT&quot;,&quot;bindingIds&quot;:[&quot;624f7ccf-0aad-49dc-95e7-b88d809b6cd4&quot;,&quot;a1682c9f-0614-41f7-a39f-205fb326a681&quot;]}},{&quot;id&quot;:15,&quot;selected&quot;:false,&quot;values&quot;:{&quot;value&quot;:&quot;No&quot;,&quot;valueFormatted&quot;:&quot;&quot;,&quot;defaultValue&quot;:&quot;&quot;,&quot;description&quot;:&quot;&quot;,&quot;field&quot;:&quot;Is the Client based in the EU?&quot;,&quot;type&quot;:&quot;Single select&quot;,&quot;fieldTypeRef&quot;:&quot;SINGLE_SELECT&quot;,&quot;bindingIds&quot;:[],&quot;singleSelectOptions&quot;:[{&quot;key&quot;:1,&quot;value&quot;:&quot;Yes&quot;,&quot;isRequired&quot;:true,&quot;text&quot;:&quot;Yes&quot;},{&quot;key&quot;:2,&quot;value&quot;:&quot;No&quot;,&quot;isRequired&quot;:true,&quot;text&quot;:&quot;No&quot;}]}},{&quot;id&quot;:16,&quot;selected&quot;:false,&quot;values&quot;:{&quot;value&quot;:&quot;.&quot;,&quot;valueFormatted&quot;:&quot;&quot;,&quot;defaultValue&quot;:&quot;&quot;,&quot;description&quot;:&quot;&quot;,&quot;field&quot;:&quot;EU Clause&quot;,&quot;type&quot;:&quot;Conditional&quot;,&quot;fieldTypeRef&quot;:&quot;CONDITIONAL&quot;,&quot;bindingIds&quot;:[&quot;5f4f0602-2625-4f9e-a8fd-e5bbfb3294d2&quot;],&quot;conditions&quot;:[{&quot;key&quot;:&quot;XyzPhFscL&quot;,&quot;fieldId&quot;:15,&quot;operator&quot;:&quot;EQUALS&quot;,&quot;conditionalValue&quot;:&quot;, pursuant to Directive 2014/65/EU but the ancillary service referred to in no. 3 of Annex 1 section B of the aforementioned directive.&quot;,&quot;fieldValue&quot;:&quot;Yes&quot;,&quot;subConditionLogicalOperator&quot;:&quot;AND&quot;,&quot;conditionalType&quot;:&quot;TEXT&quot;,&quot;htmlPlaceholder&quot;:false},{&quot;key&quot;:&quot;e-ZqQx2gp&quot;,&quot;fieldId&quot;:15,&quot;operator&quot;:&quot;EQUALS&quot;,&quot;conditionalValue&quot;:&quot;.&quot;,&quot;fieldValue&quot;:&quot;No&quot;,&quot;subConditionLogicalOperator&quot;:&quot;AND&quot;,&quot;conditionalType&quot;:&quot;TEXT&quot;,&quot;htmlPlaceholder&quot;:false}],&quot;ignoreFieldIfNoValue&quot;:true,&quot;hidden&quot;:true}},{&quot;id&quot;:17,&quot;selected&quot;:false,&quot;values&quot;:{&quot;value&quot;:&quot;No&quot;,&quot;valueFormatted&quot;:&quot;&quot;,&quot;defaultValue&quot;:&quot;&quot;,&quot;description&quot;:&quot;&quot;,&quot;field&quot;:&quot;Is any portion of the Committment Fee going to be credited against the Success Fee?&quot;,&quot;type&quot;:&quot;Single select&quot;,&quot;fieldTypeRef&quot;:&quot;SINGLE_SELECT&quot;,&quot;bindingIds&quot;:[],&quot;singleSelectOptions&quot;:[{&quot;key&quot;:1,&quot;value&quot;:&quot;Yes&quot;,&quot;isRequired&quot;:true,&quot;text&quot;:&quot;Yes&quot;},{&quot;key&quot;:2,&quot;value&quot;:&quot;No&quot;,&quot;isRequired&quot;:true,&quot;text&quot;:&quot;No&quot;}]}},{&quot;id&quot;:18,&quot;selected&quot;:false,&quot;values&quot;:{&quot;value&quot;:&quot;‌&quot;,&quot;valueFormatted&quot;:&quot;&quot;,&quot;defaultValue&quot;:&quot;&quot;,&quot;description&quot;:&quot;&quot;,&quot;field&quot;:&quot;Commitment Fee credited to Success Fee&quot;,&quot;type&quot;:&quot;Conditional&quot;,&quot;fieldTypeRef&quot;:&quot;CONDITIONAL&quot;,&quot;bindingIds&quot;:[&quot;7ea763fa-9d96-4dac-a8b5-57064f4c70bf&quot;],&quot;conditions&quot;:[{&quot;key&quot;:&quot;OlVg79aDL&quot;,&quot;fieldId&quot;:17,&quot;operator&quot;:&quot;EQUALS&quot;,&quot;conditionalValue&quot;:&quot;The parties agree that an amount equal to [XX]%  of the total Commitment Fees paid by Client to STS in accordance with this Schedule “A” will be deducted from the Success Fee owing to STS on conclusion of a Transaction.&quot;,&quot;fieldValue&quot;:&quot;Yes&quot;,&quot;subConditionLogicalOperator&quot;:&quot;AND&quot;,&quot;conditionalType&quot;:&quot;TEXT&quot;,&quot;htmlPlaceholder&quot;:false}],&quot;ignoreFieldIfNoValue&quot;:true,&quot;hidden&quot;:true}},{&quot;id&quot;:20,&quot;selected&quot;:false,&quot;values&quot;:{&quot;value&quot;:&quot;Raquel Alleyne&quot;,&quot;valueFormatted&quot;:&quot;&quot;,&quot;defaultValue&quot;:&quot;&quot;,&quot;description&quot;:&quot;&quot;,&quot;field&quot;:&quot;Legal Counsel Signature&quot;,&quot;type&quot;:&quot;Single select&quot;,&quot;fieldTypeRef&quot;:&quot;SINGLE_SELECT&quot;,&quot;bindingIds&quot;:[&quot;31175500-d423-4faa-af8e-ee27da5af75e&quot;,&quot;32a6248f-1dd1-4dab-8586-7fb4379eaf73&quot;],&quot;singleSelectOptions&quot;:[{&quot;key&quot;:1,&quot;value&quot;:&quot;Liesl Oosthuizen&quot;,&quot;isRequired&quot;:true,&quot;text&quot;:&quot;Liesl Oosthuizen&quot;},{&quot;key&quot;:2,&quot;value&quot;:&quot;Marius Basson&quot;,&quot;isRequired&quot;:true,&quot;text&quot;:&quot;Marius Basson&quot;},{&quot;key&quot;:3,&quot;value&quot;:&quot;Raquel Alleyne&quot;,&quot;isRequired&quot;:false,&quot;text&quot;:&quot;Raquel Alleyne&quot;},{&quot;key&quot;:4,&quot;value&quot;:&quot;Rigardt Barnard&quot;,&quot;isRequired&quot;:false,&quot;text&quot;:&quot;Rigardt Barnard&quot;}]}},{&quot;id&quot;:21,&quot;selected&quot;:false,&quot;values&quot;:{&quot;value&quot;:&quot;ralleyne@stscapital.com&quot;,&quot;valueFormatted&quot;:&quot;&quot;,&quot;defaultValue&quot;:&quot;&quot;,&quot;description&quot;:&quot;&quot;,&quot;field&quot;:&quot;Legal Counsel Email Address&quot;,&quot;type&quot;:&quot;Conditional&quot;,&quot;fieldTypeRef&quot;:&quot;CONDITIONAL&quot;,&quot;bindingIds&quot;:[&quot;28c1e41b-98a1-452e-84df-b8446e15290b&quot;,&quot;232c8d2f-ef8d-4ece-ae12-b6be29396ed9&quot;,&quot;11424955-e3c9-44e6-aee2-539d36381d8d&quot;,&quot;9082e919-f02e-4d11-9911-193c27edf902&quot;],&quot;conditions&quot;:[{&quot;key&quot;:&quot;jG40X_b1k&quot;,&quot;fieldId&quot;:20,&quot;operator&quot;:&quot;EQUALS&quot;,&quot;conditionalValue&quot;:&quot;loosthuizen@stscapital.com&quot;,&quot;fieldValue&quot;:&quot;Liesl Oosthuizen&quot;,&quot;subConditionLogicalOperator&quot;:&quot;AND&quot;,&quot;conditionalType&quot;:&quot;TEXT&quot;,&quot;htmlPlaceholder&quot;:false,&quot;singleSelectPlaceholder&quot;:false,&quot;textPlaceholder&quot;:false},{&quot;key&quot;:&quot;9DM4f1MU6&quot;,&quot;fieldId&quot;:20,&quot;operator&quot;:&quot;EQUALS&quot;,&quot;conditionalValue&quot;:&quot;ralleyne@stscapital.com&quot;,&quot;fieldValue&quot;:&quot;Raquel Alleyne&quot;,&quot;subConditionLogicalOperator&quot;:&quot;AND&quot;,&quot;conditionalType&quot;:&quot;TEXT&quot;,&quot;htmlPlaceholder&quot;:false,&quot;singleSelectPlaceholder&quot;:false,&quot;textPlaceholder&quot;:false},{&quot;key&quot;:&quot;0tc2bfNsk&quot;,&quot;fieldId&quot;:20,&quot;operator&quot;:&quot;EQUALS&quot;,&quot;conditionalValue&quot;:&quot;rbarnard@stscapital.com&quot;,&quot;fieldValue&quot;:&quot;Rigardt Barnard&quot;,&quot;subConditionLogicalOperator&quot;:&quot;AND&quot;,&quot;conditionalType&quot;:&quot;TEXT&quot;,&quot;htmlPlaceholder&quot;:false,&quot;singleSelectPlaceholder&quot;:false,&quot;textPlaceholder&quot;:false},{&quot;key&quot;:&quot;_qbSoeoYU&quot;,&quot;fieldId&quot;:20,&quot;operator&quot;:&quot;EQUALS&quot;,&quot;conditionalValue&quot;:&quot;mbasson@stscapital.com&quot;,&quot;fieldValue&quot;:&quot;Marius Basson&quot;,&quot;subConditionLogicalOperator&quot;:&quot;AND&quot;,&quot;conditionalType&quot;:&quot;TEXT&quot;,&quot;htmlPlaceholder&quot;:false,&quot;singleSelectPlaceholder&quot;:false,&quot;textPlaceholder&quot;:false}],&quot;ignoreFieldIfNoValue&quot;:true,&quot;hidden&quot;:true}},{&quot;id&quot;:22,&quot;selected&quot;:false,&quot;values&quot;:{&quot;value&quot;:&quot;Contracts Manager / Authorized Signatory&quot;,&quot;valueFormatted&quot;:&quot;&quot;,&quot;defaultValue&quot;:&quot;&quot;,&quot;description&quot;:&quot;&quot;,&quot;field&quot;:&quot;Legal Counsel / Authorized Signatory&quot;,&quot;type&quot;:&quot;Conditional&quot;,&quot;fieldTypeRef&quot;:&quot;CONDITIONAL&quot;,&quot;bindingIds&quot;:[&quot;e158b627-183c-4340-8c91-4f57602f0d11&quot;,&quot;755de4e2-5993-4c25-b131-69f3ca909ca9&quot;],&quot;conditions&quot;:[{&quot;key&quot;:&quot;UhpDKCYi3&quot;,&quot;fieldId&quot;:20,&quot;operator&quot;:&quot;EQUALS&quot;,&quot;conditionalValue&quot;:&quot;Senior Legal Counsel / Authorized Signatory&quot;,&quot;fieldValue&quot;:&quot;Liesl Oosthuizen&quot;,&quot;subConditionLogicalOperator&quot;:&quot;AND&quot;,&quot;conditionalType&quot;:&quot;TEXT&quot;,&quot;htmlPlaceholder&quot;:false,&quot;singleSelectPlaceholder&quot;:false,&quot;textPlaceholder&quot;:false},{&quot;key&quot;:&quot;lO8V5hGvb&quot;,&quot;fieldId&quot;:20,&quot;operator&quot;:&quot;EQUALS&quot;,&quot;conditionalValue&quot;:&quot;Contracts Manager / Authorized Signatory&quot;,&quot;fieldValue&quot;:&quot;Raquel Alleyne&quot;,&quot;subConditionLogicalOperator&quot;:&quot;AND&quot;,&quot;conditionalType&quot;:&quot;TEXT&quot;,&quot;htmlPlaceholder&quot;:false,&quot;singleSelectPlaceholder&quot;:false,&quot;textPlaceholder&quot;:false},{&quot;key&quot;:&quot;m4UDVaxzs&quot;,&quot;fieldId&quot;:20,&quot;operator&quot;:&quot;EQUALS&quot;,&quot;conditionalValue&quot;:&quot;Legal Counsel / Authorized Signatory&quot;,&quot;fieldValue&quot;:&quot;Rigardt Barnard&quot;,&quot;subConditionLogicalOperator&quot;:&quot;AND&quot;,&quot;conditionalType&quot;:&quot;TEXT&quot;,&quot;htmlPlaceholder&quot;:false,&quot;singleSelectPlaceholder&quot;:false,&quot;textPlaceholder&quot;:false},{&quot;key&quot;:&quot;HIY8INoNU&quot;,&quot;fieldId&quot;:20,&quot;operator&quot;:&quot;EQUALS&quot;,&quot;conditionalValue&quot;:&quot;Junior Legal Counsel / Authorized Signatory&quot;,&quot;fieldValue&quot;:&quot;Marius Basson&quot;,&quot;subConditionLogicalOperator&quot;:&quot;AND&quot;,&quot;conditionalType&quot;:&quot;TEXT&quot;,&quot;htmlPlaceholder&quot;:false,&quot;singleSelectPlaceholder&quot;:false,&quot;textPlaceholder&quot;:false}],&quot;ignoreFieldIfNoValue&quot;:true,&quot;hidden&quot;:true}},{&quot;id&quot;:23,&quot;selected&quot;:false,&quot;values&quot;:{&quot;value&quot;:&quot;TBD&quot;,&quot;valueFormatted&quot;:&quot;&quot;,&quot;defaultValue&quot;:&quot;&quot;,&quot;description&quot;:&quot;Briefly state the ValueMax Services to be provided to the Client&quot;,&quot;field&quot;:&quot;ValueMax Services List&quot;,&quot;type&quot;:&quot;Multiline text&quot;,&quot;fieldTypeRef&quot;:&quot;MULTILINE_TEXT&quot;,&quot;bindingIds&quot;:[&quot;f18e5deb-ff56-49be-a19a-65c18513636a&quot;]}}]"/>
  </we:properties>
  <we:bindings>
    <we:binding id="5f4f0602-2625-4f9e-a8fd-e5bbfb3294d2" type="text" appref="4167022491"/>
    <we:binding id="efa36ede-cbcb-4b08-8e06-905e5ecd5b90" type="text" appref="304512426"/>
    <we:binding id="d252f471-cad5-4bf8-82c0-afd87c07fd14" type="text" appref="2964455692"/>
    <we:binding id="2b5f3f27-76de-4c88-be9b-5f7dea6bd263" type="text" appref="852233627"/>
    <we:binding id="777d6687-de46-4e3f-ba81-656af9a76233" type="text" appref="267506508"/>
    <we:binding id="8a7d6b37-1bde-4ebd-ac74-ebb0f937bef6" type="text" appref="2384895339"/>
    <we:binding id="89060ac8-2daa-4a20-a747-a2621571662e" type="text" appref="4104133347"/>
    <we:binding id="ad2c9c4d-758e-4809-9bfc-57f33306176b" type="text" appref="1187942063"/>
    <we:binding id="8e24af39-62fb-405f-800c-02b4501a2a3f" type="text" appref="3238736475"/>
    <we:binding id="278a06d0-3c96-4628-88e1-ca353eb376f6" type="text" appref="3375570086"/>
    <we:binding id="b057b170-46d4-4aaf-8bcb-86ed981ac28d" type="text" appref="846442472"/>
    <we:binding id="aee3bbc6-4b9b-42a9-b2cc-ab2b8675eee3" type="text" appref="107247381"/>
    <we:binding id="28c7c637-26fa-4bfd-bca0-36d04fdaba09" type="text" appref="295881499"/>
    <we:binding id="9abf7c65-b935-4499-9f88-b04055b484ba" type="text" appref="1995379012"/>
    <we:binding id="ee50a78c-a9c5-4e4d-a00f-ffe7fbb15c93" type="text" appref="380452790"/>
    <we:binding id="1d8591c7-3873-4f08-b758-9808cbc8104b" type="text" appref="2351819350"/>
    <we:binding id="d5d3b5d0-2139-439c-983c-50b615543e2b" type="text" appref="2436777653"/>
    <we:binding id="631448ec-69f6-46ea-b159-adeb90cc1c03" type="text" appref="270676674"/>
    <we:binding id="acf45570-5e98-410b-984d-d2bcc57143d1" type="text" appref="2259931194"/>
    <we:binding id="7912b699-6229-4b47-a079-f1e1dd822d9e" type="text" appref="238684406"/>
    <we:binding id="e0001754-2c70-4f1b-bb54-269148999bc4" type="text" appref="3537138433"/>
    <we:binding id="5a31ab49-215a-4e44-ac1f-afebab030997" type="text" appref="2745670238"/>
    <we:binding id="2a4aff0a-1461-4a54-9db0-063ec997654c" type="text" appref="2829786290"/>
    <we:binding id="30574957-2ad5-407f-9385-a6d5f918cace" type="text" appref="968471236"/>
    <we:binding id="d43d8fb7-d29f-4104-b32d-d0a0912b803d" type="text" appref="2426761586"/>
    <we:binding id="bfd0137e-7c5e-447d-b6fe-25e435a5e466" type="text" appref="935950175"/>
    <we:binding id="32a6248f-1dd1-4dab-8586-7fb4379eaf73" type="text" appref="652952743"/>
    <we:binding id="232c8d2f-ef8d-4ece-ae12-b6be29396ed9" type="text" appref="1282693657"/>
    <we:binding id="755de4e2-5993-4c25-b131-69f3ca909ca9" type="text" appref="4196021056"/>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2F09A60376094C8C7A3D761576C963" ma:contentTypeVersion="15" ma:contentTypeDescription="Create a new document." ma:contentTypeScope="" ma:versionID="246647c9b1f267730e7d61f1254fd350">
  <xsd:schema xmlns:xsd="http://www.w3.org/2001/XMLSchema" xmlns:xs="http://www.w3.org/2001/XMLSchema" xmlns:p="http://schemas.microsoft.com/office/2006/metadata/properties" xmlns:ns2="92178234-a067-4245-bcbf-84db667cf5f0" xmlns:ns3="e41a9120-2cd1-4f8b-818c-5e1e293e556e" targetNamespace="http://schemas.microsoft.com/office/2006/metadata/properties" ma:root="true" ma:fieldsID="133a76e79453d52cd91470e3ec7c11e5" ns2:_="" ns3:_="">
    <xsd:import namespace="92178234-a067-4245-bcbf-84db667cf5f0"/>
    <xsd:import namespace="e41a9120-2cd1-4f8b-818c-5e1e293e556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178234-a067-4245-bcbf-84db667cf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bcc8a01b-1157-4677-97a2-4f74e44a8f20"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1a9120-2cd1-4f8b-818c-5e1e293e556e"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f5f33a54-3de0-49d6-8663-82605dd11a38}" ma:internalName="TaxCatchAll" ma:showField="CatchAllData" ma:web="e41a9120-2cd1-4f8b-818c-5e1e293e556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92178234-a067-4245-bcbf-84db667cf5f0">
      <Terms xmlns="http://schemas.microsoft.com/office/infopath/2007/PartnerControls"/>
    </lcf76f155ced4ddcb4097134ff3c332f>
    <TaxCatchAll xmlns="e41a9120-2cd1-4f8b-818c-5e1e293e556e" xsi:nil="true"/>
  </documentManagement>
</p:properties>
</file>

<file path=customXml/itemProps1.xml><?xml version="1.0" encoding="utf-8"?>
<ds:datastoreItem xmlns:ds="http://schemas.openxmlformats.org/officeDocument/2006/customXml" ds:itemID="{41704246-797A-4D9A-810F-72D8DBC84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178234-a067-4245-bcbf-84db667cf5f0"/>
    <ds:schemaRef ds:uri="e41a9120-2cd1-4f8b-818c-5e1e293e55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089B0B-7293-4F01-92F1-58BE82E02C61}">
  <ds:schemaRefs>
    <ds:schemaRef ds:uri="http://schemas.openxmlformats.org/officeDocument/2006/bibliography"/>
  </ds:schemaRefs>
</ds:datastoreItem>
</file>

<file path=customXml/itemProps3.xml><?xml version="1.0" encoding="utf-8"?>
<ds:datastoreItem xmlns:ds="http://schemas.openxmlformats.org/officeDocument/2006/customXml" ds:itemID="{E98FD45F-8060-4FBC-85D3-2775ADB685D4}">
  <ds:schemaRefs>
    <ds:schemaRef ds:uri="http://schemas.microsoft.com/sharepoint/v3/contenttype/forms"/>
  </ds:schemaRefs>
</ds:datastoreItem>
</file>

<file path=customXml/itemProps4.xml><?xml version="1.0" encoding="utf-8"?>
<ds:datastoreItem xmlns:ds="http://schemas.openxmlformats.org/officeDocument/2006/customXml" ds:itemID="{AB32B4AB-0B28-4D5F-9643-46A243B82360}">
  <ds:schemaRefs>
    <ds:schemaRef ds:uri="http://schemas.microsoft.com/office/2006/metadata/properties"/>
    <ds:schemaRef ds:uri="92178234-a067-4245-bcbf-84db667cf5f0"/>
    <ds:schemaRef ds:uri="http://schemas.microsoft.com/office/infopath/2007/PartnerControls"/>
    <ds:schemaRef ds:uri="e41a9120-2cd1-4f8b-818c-5e1e293e556e"/>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11</Pages>
  <Words>4371</Words>
  <Characters>23347</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STS - Legal Group - Barbados</vt:lpstr>
    </vt:vector>
  </TitlesOfParts>
  <Company>Microsoft</Company>
  <LinksUpToDate>false</LinksUpToDate>
  <CharactersWithSpaces>27663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 Legal Group - Barbados</dc:title>
  <dc:creator>ADMIN</dc:creator>
  <cp:lastModifiedBy>STS</cp:lastModifiedBy>
  <cp:revision>39</cp:revision>
  <cp:lastPrinted>2025-03-25T14:07:00Z</cp:lastPrinted>
  <dcterms:created xsi:type="dcterms:W3CDTF">2025-03-25T14:07:00Z</dcterms:created>
  <dcterms:modified xsi:type="dcterms:W3CDTF">2025-04-07T09:11:00Z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643205819</vt:i4>
  </property>
  <property fmtid="{D5CDD505-2E9C-101B-9397-08002B2CF9AE}" pid="3" name="MediaServiceImageTags">
    <vt:lpwstr/>
  </property>
  <property fmtid="{D5CDD505-2E9C-101B-9397-08002B2CF9AE}" pid="4" name="ContentTypeId">
    <vt:lpwstr>0x0101005C2F09A60376094C8C7A3D761576C963</vt:lpwstr>
  </property>
</Properties>
</file>